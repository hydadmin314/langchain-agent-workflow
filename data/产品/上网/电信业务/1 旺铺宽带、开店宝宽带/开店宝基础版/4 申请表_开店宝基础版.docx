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D164A">
      <w:pPr>
        <w:pStyle w:val="8"/>
        <w:spacing w:before="156"/>
        <w:rPr>
          <w:rFonts w:ascii="Times New Roman" w:hAnsi="Times New Roman" w:eastAsia="宋体"/>
          <w:b w:val="0"/>
          <w:bCs w:val="0"/>
          <w:color w:val="000000"/>
          <w:sz w:val="24"/>
          <w:szCs w:val="24"/>
        </w:rPr>
      </w:pPr>
      <w:r>
        <w:rPr>
          <w:rFonts w:hint="eastAsia" w:ascii="Times New Roman" w:hAnsi="Times New Roman" w:eastAsia="宋体"/>
          <w:b w:val="0"/>
          <w:bCs w:val="0"/>
          <w:color w:val="000000"/>
          <w:sz w:val="24"/>
          <w:szCs w:val="24"/>
        </w:rPr>
        <w:t>中国电信股份有限公司上海分公司</w:t>
      </w:r>
    </w:p>
    <w:p w14:paraId="16A078D8">
      <w:pPr>
        <w:spacing w:line="360" w:lineRule="auto"/>
        <w:jc w:val="center"/>
        <w:rPr>
          <w:rFonts w:ascii="黑体" w:hAnsi="宋体" w:eastAsia="黑体"/>
          <w:bCs/>
          <w:color w:val="000000"/>
          <w:sz w:val="24"/>
        </w:rPr>
      </w:pPr>
      <w:bookmarkStart w:id="0" w:name="_Hlk180430741"/>
      <w:bookmarkStart w:id="1" w:name="_Hlk59995665"/>
      <w:r>
        <w:rPr>
          <w:rFonts w:hint="eastAsia" w:ascii="黑体" w:hAnsi="宋体" w:eastAsia="黑体"/>
          <w:bCs/>
          <w:color w:val="000000"/>
          <w:sz w:val="24"/>
        </w:rPr>
        <w:t>智云随选-开店宝基础版</w:t>
      </w:r>
      <w:bookmarkEnd w:id="0"/>
      <w:r>
        <w:rPr>
          <w:rFonts w:hint="eastAsia" w:ascii="黑体" w:hAnsi="宋体" w:eastAsia="黑体"/>
          <w:bCs/>
          <w:color w:val="000000"/>
          <w:sz w:val="24"/>
        </w:rPr>
        <w:t>套餐申请登记表</w:t>
      </w:r>
      <w:bookmarkEnd w:id="1"/>
    </w:p>
    <w:tbl>
      <w:tblPr>
        <w:tblStyle w:val="10"/>
        <w:tblW w:w="94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2122"/>
        <w:gridCol w:w="1293"/>
        <w:gridCol w:w="1275"/>
        <w:gridCol w:w="1843"/>
        <w:gridCol w:w="1276"/>
        <w:gridCol w:w="1655"/>
      </w:tblGrid>
      <w:tr w14:paraId="40C0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22" w:type="dxa"/>
            <w:noWrap w:val="0"/>
            <w:vAlign w:val="center"/>
          </w:tcPr>
          <w:p w14:paraId="19AA2802">
            <w:pPr>
              <w:spacing w:line="360" w:lineRule="auto"/>
              <w:jc w:val="center"/>
              <w:rPr>
                <w:rFonts w:ascii="宋体" w:hAnsi="宋体"/>
                <w:bCs/>
                <w:color w:val="000000"/>
                <w:sz w:val="18"/>
                <w:szCs w:val="18"/>
              </w:rPr>
            </w:pPr>
            <w:r>
              <w:rPr>
                <w:rFonts w:ascii="宋体" w:hAnsi="宋体"/>
                <w:bCs/>
                <w:color w:val="000000"/>
                <w:sz w:val="18"/>
                <w:szCs w:val="18"/>
                <w:lang w:val="nl-NL"/>
              </w:rPr>
              <w:t xml:space="preserve">*企 业 </w:t>
            </w:r>
            <w:r>
              <w:rPr>
                <w:rFonts w:ascii="宋体" w:hAnsi="宋体"/>
                <w:bCs/>
                <w:color w:val="000000"/>
                <w:sz w:val="18"/>
                <w:szCs w:val="18"/>
              </w:rPr>
              <w:t>全 称</w:t>
            </w:r>
          </w:p>
        </w:tc>
        <w:tc>
          <w:tcPr>
            <w:tcW w:w="7342" w:type="dxa"/>
            <w:gridSpan w:val="5"/>
            <w:noWrap w:val="0"/>
            <w:vAlign w:val="center"/>
          </w:tcPr>
          <w:p w14:paraId="3965AB34">
            <w:pPr>
              <w:spacing w:line="360" w:lineRule="auto"/>
              <w:jc w:val="center"/>
              <w:rPr>
                <w:rFonts w:ascii="宋体" w:hAnsi="宋体"/>
                <w:bCs/>
                <w:color w:val="000000"/>
                <w:sz w:val="18"/>
                <w:szCs w:val="18"/>
              </w:rPr>
            </w:pPr>
          </w:p>
        </w:tc>
      </w:tr>
      <w:tr w14:paraId="51AE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22" w:type="dxa"/>
            <w:noWrap w:val="0"/>
            <w:vAlign w:val="center"/>
          </w:tcPr>
          <w:p w14:paraId="6730D26D">
            <w:pPr>
              <w:spacing w:line="360" w:lineRule="auto"/>
              <w:ind w:firstLine="90" w:firstLineChars="50"/>
              <w:jc w:val="center"/>
              <w:rPr>
                <w:rFonts w:ascii="宋体" w:hAnsi="宋体"/>
                <w:bCs/>
                <w:color w:val="000000"/>
                <w:sz w:val="18"/>
                <w:szCs w:val="18"/>
              </w:rPr>
            </w:pPr>
            <w:r>
              <w:rPr>
                <w:rFonts w:hint="eastAsia" w:ascii="宋体" w:hAnsi="宋体"/>
                <w:bCs/>
                <w:color w:val="000000"/>
                <w:sz w:val="18"/>
                <w:szCs w:val="18"/>
              </w:rPr>
              <w:t>*统一社会信用代码</w:t>
            </w:r>
          </w:p>
        </w:tc>
        <w:tc>
          <w:tcPr>
            <w:tcW w:w="2568" w:type="dxa"/>
            <w:gridSpan w:val="2"/>
            <w:noWrap w:val="0"/>
            <w:vAlign w:val="center"/>
          </w:tcPr>
          <w:p w14:paraId="6DB35070">
            <w:pPr>
              <w:spacing w:line="360" w:lineRule="auto"/>
              <w:jc w:val="center"/>
              <w:rPr>
                <w:rFonts w:ascii="宋体" w:hAnsi="宋体"/>
                <w:bCs/>
                <w:color w:val="000000"/>
                <w:sz w:val="18"/>
                <w:szCs w:val="18"/>
              </w:rPr>
            </w:pPr>
          </w:p>
        </w:tc>
        <w:tc>
          <w:tcPr>
            <w:tcW w:w="1843" w:type="dxa"/>
            <w:noWrap w:val="0"/>
            <w:vAlign w:val="center"/>
          </w:tcPr>
          <w:p w14:paraId="31A0A2C2">
            <w:pPr>
              <w:spacing w:line="360" w:lineRule="auto"/>
              <w:jc w:val="center"/>
              <w:rPr>
                <w:rFonts w:ascii="宋体" w:hAnsi="宋体"/>
                <w:bCs/>
                <w:color w:val="000000"/>
                <w:sz w:val="18"/>
                <w:szCs w:val="18"/>
              </w:rPr>
            </w:pPr>
            <w:r>
              <w:rPr>
                <w:rFonts w:ascii="宋体" w:hAnsi="宋体"/>
                <w:bCs/>
                <w:color w:val="000000"/>
                <w:sz w:val="18"/>
                <w:szCs w:val="18"/>
              </w:rPr>
              <w:t>*企业所属行业</w:t>
            </w:r>
          </w:p>
        </w:tc>
        <w:tc>
          <w:tcPr>
            <w:tcW w:w="2931" w:type="dxa"/>
            <w:gridSpan w:val="2"/>
            <w:noWrap w:val="0"/>
            <w:vAlign w:val="center"/>
          </w:tcPr>
          <w:p w14:paraId="4AF707F0">
            <w:pPr>
              <w:spacing w:line="360" w:lineRule="auto"/>
              <w:ind w:right="840"/>
              <w:jc w:val="center"/>
              <w:rPr>
                <w:rFonts w:ascii="宋体" w:hAnsi="宋体"/>
                <w:bCs/>
                <w:color w:val="000000"/>
                <w:sz w:val="18"/>
                <w:szCs w:val="18"/>
              </w:rPr>
            </w:pPr>
          </w:p>
        </w:tc>
      </w:tr>
      <w:tr w14:paraId="0B950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22" w:type="dxa"/>
            <w:noWrap w:val="0"/>
            <w:vAlign w:val="center"/>
          </w:tcPr>
          <w:p w14:paraId="1A7622DE">
            <w:pPr>
              <w:spacing w:line="360" w:lineRule="auto"/>
              <w:jc w:val="center"/>
              <w:rPr>
                <w:rFonts w:ascii="宋体" w:hAnsi="宋体"/>
                <w:bCs/>
                <w:color w:val="000000"/>
                <w:sz w:val="18"/>
                <w:szCs w:val="18"/>
              </w:rPr>
            </w:pPr>
            <w:r>
              <w:rPr>
                <w:rFonts w:ascii="宋体" w:hAnsi="宋体"/>
                <w:bCs/>
                <w:color w:val="000000"/>
                <w:sz w:val="18"/>
                <w:szCs w:val="18"/>
              </w:rPr>
              <w:t>企 业 规 模</w:t>
            </w:r>
          </w:p>
        </w:tc>
        <w:tc>
          <w:tcPr>
            <w:tcW w:w="7342" w:type="dxa"/>
            <w:gridSpan w:val="5"/>
            <w:noWrap w:val="0"/>
            <w:vAlign w:val="center"/>
          </w:tcPr>
          <w:p w14:paraId="16BF5D36">
            <w:pPr>
              <w:spacing w:line="360" w:lineRule="auto"/>
              <w:rPr>
                <w:rFonts w:ascii="宋体" w:hAnsi="宋体"/>
                <w:bCs/>
                <w:color w:val="000000"/>
                <w:sz w:val="18"/>
                <w:szCs w:val="18"/>
              </w:rPr>
            </w:pPr>
            <w:r>
              <w:rPr>
                <w:rFonts w:hint="eastAsia" w:ascii="宋体" w:hAnsi="宋体"/>
                <w:bCs/>
                <w:color w:val="000000"/>
                <w:sz w:val="18"/>
                <w:szCs w:val="18"/>
              </w:rPr>
              <w:t>□</w:t>
            </w:r>
            <w:r>
              <w:rPr>
                <w:rFonts w:ascii="宋体" w:hAnsi="宋体"/>
                <w:bCs/>
                <w:color w:val="000000"/>
                <w:sz w:val="18"/>
                <w:szCs w:val="18"/>
              </w:rPr>
              <w:t xml:space="preserve">10人以下   </w:t>
            </w:r>
            <w:r>
              <w:rPr>
                <w:rFonts w:hint="eastAsia" w:ascii="宋体" w:hAnsi="宋体"/>
                <w:bCs/>
                <w:color w:val="000000"/>
                <w:sz w:val="18"/>
                <w:szCs w:val="18"/>
              </w:rPr>
              <w:t>□</w:t>
            </w:r>
            <w:r>
              <w:rPr>
                <w:rFonts w:ascii="宋体" w:hAnsi="宋体"/>
                <w:bCs/>
                <w:color w:val="000000"/>
                <w:sz w:val="18"/>
                <w:szCs w:val="18"/>
              </w:rPr>
              <w:t xml:space="preserve">10-30人   </w:t>
            </w:r>
            <w:r>
              <w:rPr>
                <w:rFonts w:hint="eastAsia" w:ascii="宋体" w:hAnsi="宋体"/>
                <w:bCs/>
                <w:color w:val="000000"/>
                <w:sz w:val="18"/>
                <w:szCs w:val="18"/>
              </w:rPr>
              <w:t>□</w:t>
            </w:r>
            <w:r>
              <w:rPr>
                <w:rFonts w:ascii="宋体" w:hAnsi="宋体"/>
                <w:bCs/>
                <w:color w:val="000000"/>
                <w:sz w:val="18"/>
                <w:szCs w:val="18"/>
              </w:rPr>
              <w:t xml:space="preserve">31-80人   </w:t>
            </w:r>
            <w:r>
              <w:rPr>
                <w:rFonts w:hint="eastAsia" w:ascii="宋体" w:hAnsi="宋体"/>
                <w:bCs/>
                <w:color w:val="000000"/>
                <w:sz w:val="18"/>
                <w:szCs w:val="18"/>
              </w:rPr>
              <w:t>□</w:t>
            </w:r>
            <w:r>
              <w:rPr>
                <w:rFonts w:ascii="宋体" w:hAnsi="宋体"/>
                <w:bCs/>
                <w:color w:val="000000"/>
                <w:sz w:val="18"/>
                <w:szCs w:val="18"/>
              </w:rPr>
              <w:t xml:space="preserve">81-200人  </w:t>
            </w:r>
            <w:r>
              <w:rPr>
                <w:rFonts w:hint="eastAsia" w:ascii="宋体" w:hAnsi="宋体"/>
                <w:bCs/>
                <w:color w:val="000000"/>
                <w:sz w:val="18"/>
                <w:szCs w:val="18"/>
              </w:rPr>
              <w:t>□</w:t>
            </w:r>
            <w:r>
              <w:rPr>
                <w:rFonts w:ascii="宋体" w:hAnsi="宋体"/>
                <w:bCs/>
                <w:color w:val="000000"/>
                <w:sz w:val="18"/>
                <w:szCs w:val="18"/>
              </w:rPr>
              <w:t>200人以上</w:t>
            </w:r>
          </w:p>
        </w:tc>
      </w:tr>
      <w:tr w14:paraId="2ED23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22" w:type="dxa"/>
            <w:noWrap w:val="0"/>
            <w:vAlign w:val="center"/>
          </w:tcPr>
          <w:p w14:paraId="55E5C46A">
            <w:pPr>
              <w:spacing w:line="360" w:lineRule="auto"/>
              <w:jc w:val="center"/>
              <w:rPr>
                <w:rFonts w:ascii="宋体" w:hAnsi="宋体"/>
                <w:bCs/>
                <w:color w:val="000000"/>
                <w:sz w:val="18"/>
                <w:szCs w:val="18"/>
              </w:rPr>
            </w:pPr>
            <w:r>
              <w:rPr>
                <w:rFonts w:ascii="宋体" w:hAnsi="宋体"/>
                <w:bCs/>
                <w:color w:val="000000"/>
                <w:sz w:val="18"/>
                <w:szCs w:val="18"/>
              </w:rPr>
              <w:t>计算机数量</w:t>
            </w:r>
          </w:p>
        </w:tc>
        <w:tc>
          <w:tcPr>
            <w:tcW w:w="7342" w:type="dxa"/>
            <w:gridSpan w:val="5"/>
            <w:noWrap w:val="0"/>
            <w:vAlign w:val="center"/>
          </w:tcPr>
          <w:p w14:paraId="053ADF45">
            <w:pPr>
              <w:spacing w:line="360" w:lineRule="auto"/>
              <w:rPr>
                <w:rFonts w:ascii="宋体" w:hAnsi="宋体"/>
                <w:bCs/>
                <w:color w:val="000000"/>
                <w:sz w:val="18"/>
                <w:szCs w:val="18"/>
              </w:rPr>
            </w:pPr>
            <w:r>
              <w:rPr>
                <w:rFonts w:hint="eastAsia" w:ascii="宋体" w:hAnsi="宋体"/>
                <w:bCs/>
                <w:color w:val="000000"/>
                <w:sz w:val="18"/>
                <w:szCs w:val="18"/>
              </w:rPr>
              <w:t>□</w:t>
            </w:r>
            <w:r>
              <w:rPr>
                <w:rFonts w:ascii="宋体" w:hAnsi="宋体"/>
                <w:bCs/>
                <w:color w:val="000000"/>
                <w:sz w:val="18"/>
                <w:szCs w:val="18"/>
              </w:rPr>
              <w:t xml:space="preserve">5台及以下  </w:t>
            </w:r>
            <w:r>
              <w:rPr>
                <w:rFonts w:hint="eastAsia" w:ascii="宋体" w:hAnsi="宋体"/>
                <w:bCs/>
                <w:color w:val="000000"/>
                <w:sz w:val="18"/>
                <w:szCs w:val="18"/>
              </w:rPr>
              <w:t>□</w:t>
            </w:r>
            <w:r>
              <w:rPr>
                <w:rFonts w:ascii="宋体" w:hAnsi="宋体"/>
                <w:bCs/>
                <w:color w:val="000000"/>
                <w:sz w:val="18"/>
                <w:szCs w:val="18"/>
              </w:rPr>
              <w:t xml:space="preserve">6-15台    </w:t>
            </w:r>
            <w:r>
              <w:rPr>
                <w:rFonts w:hint="eastAsia" w:ascii="宋体" w:hAnsi="宋体"/>
                <w:bCs/>
                <w:color w:val="000000"/>
                <w:sz w:val="18"/>
                <w:szCs w:val="18"/>
              </w:rPr>
              <w:t>□</w:t>
            </w:r>
            <w:r>
              <w:rPr>
                <w:rFonts w:ascii="宋体" w:hAnsi="宋体"/>
                <w:bCs/>
                <w:color w:val="000000"/>
                <w:sz w:val="18"/>
                <w:szCs w:val="18"/>
              </w:rPr>
              <w:t xml:space="preserve">16-40台   </w:t>
            </w:r>
            <w:r>
              <w:rPr>
                <w:rFonts w:hint="eastAsia" w:ascii="宋体" w:hAnsi="宋体"/>
                <w:bCs/>
                <w:color w:val="000000"/>
                <w:sz w:val="18"/>
                <w:szCs w:val="18"/>
              </w:rPr>
              <w:t>□</w:t>
            </w:r>
            <w:r>
              <w:rPr>
                <w:rFonts w:ascii="宋体" w:hAnsi="宋体"/>
                <w:bCs/>
                <w:color w:val="000000"/>
                <w:sz w:val="18"/>
                <w:szCs w:val="18"/>
              </w:rPr>
              <w:t xml:space="preserve">41-100台  </w:t>
            </w:r>
            <w:r>
              <w:rPr>
                <w:rFonts w:hint="eastAsia" w:ascii="宋体" w:hAnsi="宋体"/>
                <w:bCs/>
                <w:color w:val="000000"/>
                <w:sz w:val="18"/>
                <w:szCs w:val="18"/>
              </w:rPr>
              <w:t>□</w:t>
            </w:r>
            <w:r>
              <w:rPr>
                <w:rFonts w:ascii="宋体" w:hAnsi="宋体"/>
                <w:bCs/>
                <w:color w:val="000000"/>
                <w:sz w:val="18"/>
                <w:szCs w:val="18"/>
              </w:rPr>
              <w:t>100台以上</w:t>
            </w:r>
          </w:p>
        </w:tc>
      </w:tr>
      <w:tr w14:paraId="7D1E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22" w:type="dxa"/>
            <w:noWrap w:val="0"/>
            <w:vAlign w:val="center"/>
          </w:tcPr>
          <w:p w14:paraId="00A7A770">
            <w:pPr>
              <w:spacing w:line="360" w:lineRule="auto"/>
              <w:jc w:val="center"/>
              <w:rPr>
                <w:rFonts w:ascii="宋体" w:hAnsi="宋体"/>
                <w:bCs/>
                <w:color w:val="000000"/>
                <w:sz w:val="18"/>
                <w:szCs w:val="18"/>
              </w:rPr>
            </w:pPr>
            <w:r>
              <w:rPr>
                <w:rFonts w:ascii="宋体" w:hAnsi="宋体"/>
                <w:bCs/>
                <w:color w:val="000000"/>
                <w:sz w:val="18"/>
                <w:szCs w:val="18"/>
              </w:rPr>
              <w:t>*</w:t>
            </w:r>
            <w:r>
              <w:rPr>
                <w:rFonts w:hint="eastAsia" w:ascii="宋体" w:hAnsi="宋体"/>
                <w:bCs/>
                <w:color w:val="000000"/>
                <w:sz w:val="18"/>
                <w:szCs w:val="18"/>
              </w:rPr>
              <w:t>安 装</w:t>
            </w:r>
            <w:r>
              <w:rPr>
                <w:rFonts w:ascii="宋体" w:hAnsi="宋体"/>
                <w:bCs/>
                <w:color w:val="000000"/>
                <w:sz w:val="18"/>
                <w:szCs w:val="18"/>
              </w:rPr>
              <w:t xml:space="preserve"> 地 址</w:t>
            </w:r>
          </w:p>
        </w:tc>
        <w:tc>
          <w:tcPr>
            <w:tcW w:w="4411" w:type="dxa"/>
            <w:gridSpan w:val="3"/>
            <w:noWrap w:val="0"/>
            <w:vAlign w:val="center"/>
          </w:tcPr>
          <w:p w14:paraId="3F7EF698">
            <w:pPr>
              <w:spacing w:line="360" w:lineRule="auto"/>
              <w:jc w:val="center"/>
              <w:rPr>
                <w:rFonts w:ascii="宋体" w:hAnsi="宋体"/>
                <w:bCs/>
                <w:color w:val="000000"/>
                <w:sz w:val="18"/>
                <w:szCs w:val="18"/>
              </w:rPr>
            </w:pPr>
          </w:p>
        </w:tc>
        <w:tc>
          <w:tcPr>
            <w:tcW w:w="1276" w:type="dxa"/>
            <w:noWrap w:val="0"/>
            <w:vAlign w:val="center"/>
          </w:tcPr>
          <w:p w14:paraId="340EA588">
            <w:pPr>
              <w:spacing w:line="360" w:lineRule="auto"/>
              <w:jc w:val="center"/>
              <w:rPr>
                <w:rFonts w:ascii="宋体" w:hAnsi="宋体"/>
                <w:bCs/>
                <w:color w:val="000000"/>
                <w:sz w:val="18"/>
                <w:szCs w:val="18"/>
              </w:rPr>
            </w:pPr>
            <w:r>
              <w:rPr>
                <w:rFonts w:ascii="宋体" w:hAnsi="宋体"/>
                <w:bCs/>
                <w:color w:val="000000"/>
                <w:sz w:val="18"/>
                <w:szCs w:val="18"/>
              </w:rPr>
              <w:t>*邮    编</w:t>
            </w:r>
          </w:p>
        </w:tc>
        <w:tc>
          <w:tcPr>
            <w:tcW w:w="1655" w:type="dxa"/>
            <w:noWrap w:val="0"/>
            <w:vAlign w:val="center"/>
          </w:tcPr>
          <w:p w14:paraId="3764162B">
            <w:pPr>
              <w:spacing w:line="360" w:lineRule="auto"/>
              <w:jc w:val="center"/>
              <w:rPr>
                <w:rFonts w:ascii="宋体" w:hAnsi="宋体"/>
                <w:bCs/>
                <w:color w:val="000000"/>
                <w:sz w:val="18"/>
                <w:szCs w:val="18"/>
              </w:rPr>
            </w:pPr>
          </w:p>
        </w:tc>
      </w:tr>
      <w:tr w14:paraId="18401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22" w:type="dxa"/>
            <w:noWrap w:val="0"/>
            <w:vAlign w:val="center"/>
          </w:tcPr>
          <w:p w14:paraId="6D03DB57">
            <w:pPr>
              <w:spacing w:line="360" w:lineRule="auto"/>
              <w:jc w:val="center"/>
              <w:rPr>
                <w:rFonts w:ascii="宋体" w:hAnsi="宋体"/>
                <w:bCs/>
                <w:color w:val="000000"/>
                <w:sz w:val="18"/>
                <w:szCs w:val="18"/>
              </w:rPr>
            </w:pPr>
            <w:r>
              <w:rPr>
                <w:rFonts w:ascii="宋体" w:hAnsi="宋体"/>
                <w:bCs/>
                <w:color w:val="000000"/>
                <w:sz w:val="18"/>
                <w:szCs w:val="18"/>
              </w:rPr>
              <w:t>*联  系  人</w:t>
            </w:r>
          </w:p>
        </w:tc>
        <w:tc>
          <w:tcPr>
            <w:tcW w:w="1293" w:type="dxa"/>
            <w:noWrap w:val="0"/>
            <w:vAlign w:val="center"/>
          </w:tcPr>
          <w:p w14:paraId="244FB3EA">
            <w:pPr>
              <w:spacing w:line="360" w:lineRule="auto"/>
              <w:jc w:val="center"/>
              <w:rPr>
                <w:rFonts w:ascii="宋体" w:hAnsi="宋体"/>
                <w:bCs/>
                <w:color w:val="000000"/>
                <w:sz w:val="18"/>
                <w:szCs w:val="18"/>
              </w:rPr>
            </w:pPr>
          </w:p>
        </w:tc>
        <w:tc>
          <w:tcPr>
            <w:tcW w:w="1275" w:type="dxa"/>
            <w:noWrap w:val="0"/>
            <w:vAlign w:val="center"/>
          </w:tcPr>
          <w:p w14:paraId="5FD56853">
            <w:pPr>
              <w:spacing w:line="360" w:lineRule="auto"/>
              <w:jc w:val="center"/>
              <w:rPr>
                <w:rFonts w:ascii="宋体" w:hAnsi="宋体"/>
                <w:bCs/>
                <w:color w:val="000000"/>
                <w:sz w:val="18"/>
                <w:szCs w:val="18"/>
              </w:rPr>
            </w:pPr>
            <w:r>
              <w:rPr>
                <w:rFonts w:hint="eastAsia" w:ascii="宋体" w:hAnsi="宋体"/>
                <w:bCs/>
                <w:color w:val="000000"/>
                <w:sz w:val="18"/>
                <w:szCs w:val="18"/>
              </w:rPr>
              <w:t>*</w:t>
            </w:r>
            <w:r>
              <w:rPr>
                <w:rFonts w:ascii="宋体" w:hAnsi="宋体"/>
                <w:bCs/>
                <w:color w:val="000000"/>
                <w:sz w:val="18"/>
                <w:szCs w:val="18"/>
              </w:rPr>
              <w:t>身份证号码</w:t>
            </w:r>
          </w:p>
        </w:tc>
        <w:tc>
          <w:tcPr>
            <w:tcW w:w="1843" w:type="dxa"/>
            <w:noWrap w:val="0"/>
            <w:vAlign w:val="center"/>
          </w:tcPr>
          <w:p w14:paraId="0706E21A">
            <w:pPr>
              <w:spacing w:line="360" w:lineRule="auto"/>
              <w:jc w:val="center"/>
              <w:rPr>
                <w:rFonts w:ascii="宋体" w:hAnsi="宋体"/>
                <w:bCs/>
                <w:color w:val="000000"/>
                <w:sz w:val="18"/>
                <w:szCs w:val="18"/>
              </w:rPr>
            </w:pPr>
          </w:p>
        </w:tc>
        <w:tc>
          <w:tcPr>
            <w:tcW w:w="1276" w:type="dxa"/>
            <w:noWrap w:val="0"/>
            <w:vAlign w:val="center"/>
          </w:tcPr>
          <w:p w14:paraId="12AD4EC8">
            <w:pPr>
              <w:spacing w:line="360" w:lineRule="auto"/>
              <w:jc w:val="center"/>
              <w:rPr>
                <w:rFonts w:ascii="宋体" w:hAnsi="宋体"/>
                <w:bCs/>
                <w:color w:val="000000"/>
                <w:sz w:val="18"/>
                <w:szCs w:val="18"/>
              </w:rPr>
            </w:pPr>
            <w:r>
              <w:rPr>
                <w:rFonts w:ascii="宋体" w:hAnsi="宋体"/>
                <w:bCs/>
                <w:color w:val="000000"/>
                <w:sz w:val="18"/>
                <w:szCs w:val="18"/>
              </w:rPr>
              <w:t>*联系电话</w:t>
            </w:r>
          </w:p>
        </w:tc>
        <w:tc>
          <w:tcPr>
            <w:tcW w:w="1655" w:type="dxa"/>
            <w:noWrap w:val="0"/>
            <w:vAlign w:val="center"/>
          </w:tcPr>
          <w:p w14:paraId="68817F4D">
            <w:pPr>
              <w:spacing w:line="360" w:lineRule="auto"/>
              <w:jc w:val="center"/>
              <w:rPr>
                <w:rFonts w:ascii="宋体" w:hAnsi="宋体"/>
                <w:bCs/>
                <w:color w:val="000000"/>
                <w:sz w:val="18"/>
                <w:szCs w:val="18"/>
              </w:rPr>
            </w:pPr>
          </w:p>
        </w:tc>
      </w:tr>
      <w:tr w14:paraId="722FA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2" w:hRule="atLeast"/>
          <w:jc w:val="center"/>
        </w:trPr>
        <w:tc>
          <w:tcPr>
            <w:tcW w:w="2122" w:type="dxa"/>
            <w:noWrap w:val="0"/>
            <w:vAlign w:val="center"/>
          </w:tcPr>
          <w:p w14:paraId="6C73C3C1">
            <w:pPr>
              <w:spacing w:line="360" w:lineRule="auto"/>
              <w:jc w:val="center"/>
              <w:rPr>
                <w:rFonts w:ascii="宋体" w:hAnsi="宋体"/>
                <w:bCs/>
                <w:color w:val="000000"/>
                <w:sz w:val="18"/>
                <w:szCs w:val="18"/>
              </w:rPr>
            </w:pPr>
            <w:r>
              <w:rPr>
                <w:rFonts w:ascii="宋体" w:hAnsi="宋体"/>
                <w:bCs/>
                <w:color w:val="000000"/>
                <w:sz w:val="18"/>
                <w:szCs w:val="18"/>
              </w:rPr>
              <w:t>联系人职务</w:t>
            </w:r>
          </w:p>
        </w:tc>
        <w:tc>
          <w:tcPr>
            <w:tcW w:w="1293" w:type="dxa"/>
            <w:noWrap w:val="0"/>
            <w:vAlign w:val="center"/>
          </w:tcPr>
          <w:p w14:paraId="216AD373">
            <w:pPr>
              <w:spacing w:line="360" w:lineRule="auto"/>
              <w:jc w:val="center"/>
              <w:rPr>
                <w:rFonts w:ascii="宋体" w:hAnsi="宋体"/>
                <w:bCs/>
                <w:color w:val="000000"/>
                <w:sz w:val="18"/>
                <w:szCs w:val="18"/>
              </w:rPr>
            </w:pPr>
          </w:p>
        </w:tc>
        <w:tc>
          <w:tcPr>
            <w:tcW w:w="1275" w:type="dxa"/>
            <w:noWrap w:val="0"/>
            <w:vAlign w:val="center"/>
          </w:tcPr>
          <w:p w14:paraId="5AB37DA9">
            <w:pPr>
              <w:spacing w:line="360" w:lineRule="auto"/>
              <w:ind w:left="41"/>
              <w:jc w:val="center"/>
              <w:rPr>
                <w:rFonts w:ascii="宋体" w:hAnsi="宋体"/>
                <w:bCs/>
                <w:color w:val="000000"/>
                <w:sz w:val="18"/>
                <w:szCs w:val="18"/>
              </w:rPr>
            </w:pPr>
            <w:r>
              <w:rPr>
                <w:rFonts w:ascii="宋体" w:hAnsi="宋体"/>
                <w:bCs/>
                <w:color w:val="000000"/>
                <w:sz w:val="18"/>
                <w:szCs w:val="18"/>
              </w:rPr>
              <w:t>*E-MAIL</w:t>
            </w:r>
          </w:p>
        </w:tc>
        <w:tc>
          <w:tcPr>
            <w:tcW w:w="1843" w:type="dxa"/>
            <w:noWrap w:val="0"/>
            <w:vAlign w:val="center"/>
          </w:tcPr>
          <w:p w14:paraId="7DD47EF5">
            <w:pPr>
              <w:spacing w:line="360" w:lineRule="auto"/>
              <w:ind w:left="41"/>
              <w:jc w:val="center"/>
              <w:rPr>
                <w:rFonts w:ascii="宋体" w:hAnsi="宋体"/>
                <w:bCs/>
                <w:color w:val="000000"/>
                <w:sz w:val="18"/>
                <w:szCs w:val="18"/>
              </w:rPr>
            </w:pPr>
          </w:p>
        </w:tc>
        <w:tc>
          <w:tcPr>
            <w:tcW w:w="1276" w:type="dxa"/>
            <w:noWrap w:val="0"/>
            <w:vAlign w:val="center"/>
          </w:tcPr>
          <w:p w14:paraId="58252C1E">
            <w:pPr>
              <w:spacing w:line="360" w:lineRule="auto"/>
              <w:ind w:left="42" w:leftChars="20" w:firstLine="90" w:firstLineChars="50"/>
              <w:jc w:val="center"/>
              <w:rPr>
                <w:rFonts w:ascii="宋体" w:hAnsi="宋体"/>
                <w:bCs/>
                <w:color w:val="000000"/>
                <w:sz w:val="18"/>
                <w:szCs w:val="18"/>
              </w:rPr>
            </w:pPr>
            <w:r>
              <w:rPr>
                <w:rFonts w:ascii="宋体" w:hAnsi="宋体"/>
                <w:bCs/>
                <w:color w:val="000000"/>
                <w:sz w:val="18"/>
                <w:szCs w:val="18"/>
              </w:rPr>
              <w:t>传    真</w:t>
            </w:r>
          </w:p>
        </w:tc>
        <w:tc>
          <w:tcPr>
            <w:tcW w:w="1655" w:type="dxa"/>
            <w:noWrap w:val="0"/>
            <w:vAlign w:val="center"/>
          </w:tcPr>
          <w:p w14:paraId="23ABE8FF">
            <w:pPr>
              <w:spacing w:line="360" w:lineRule="auto"/>
              <w:jc w:val="center"/>
              <w:rPr>
                <w:rFonts w:ascii="宋体" w:hAnsi="宋体"/>
                <w:bCs/>
                <w:color w:val="000000"/>
                <w:sz w:val="18"/>
                <w:szCs w:val="18"/>
              </w:rPr>
            </w:pPr>
          </w:p>
        </w:tc>
      </w:tr>
      <w:tr w14:paraId="5929B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48" w:hRule="atLeast"/>
          <w:jc w:val="center"/>
        </w:trPr>
        <w:tc>
          <w:tcPr>
            <w:tcW w:w="2122" w:type="dxa"/>
            <w:noWrap w:val="0"/>
            <w:vAlign w:val="center"/>
          </w:tcPr>
          <w:p w14:paraId="489300DD">
            <w:pPr>
              <w:spacing w:line="360" w:lineRule="auto"/>
              <w:jc w:val="center"/>
              <w:rPr>
                <w:rFonts w:ascii="宋体" w:hAnsi="宋体"/>
                <w:bCs/>
                <w:color w:val="000000"/>
                <w:sz w:val="18"/>
                <w:szCs w:val="18"/>
              </w:rPr>
            </w:pPr>
            <w:r>
              <w:rPr>
                <w:rFonts w:ascii="宋体" w:hAnsi="宋体"/>
                <w:bCs/>
                <w:color w:val="000000"/>
                <w:sz w:val="18"/>
                <w:szCs w:val="18"/>
              </w:rPr>
              <w:t>*</w:t>
            </w:r>
            <w:r>
              <w:rPr>
                <w:rFonts w:hint="eastAsia" w:ascii="宋体" w:hAnsi="宋体"/>
                <w:bCs/>
                <w:color w:val="000000"/>
                <w:sz w:val="18"/>
                <w:szCs w:val="18"/>
              </w:rPr>
              <w:t xml:space="preserve">账 单 </w:t>
            </w:r>
            <w:r>
              <w:rPr>
                <w:rFonts w:ascii="宋体" w:hAnsi="宋体"/>
                <w:bCs/>
                <w:color w:val="000000"/>
                <w:sz w:val="18"/>
                <w:szCs w:val="18"/>
              </w:rPr>
              <w:t>地址</w:t>
            </w:r>
          </w:p>
        </w:tc>
        <w:tc>
          <w:tcPr>
            <w:tcW w:w="4411" w:type="dxa"/>
            <w:gridSpan w:val="3"/>
            <w:noWrap w:val="0"/>
            <w:vAlign w:val="center"/>
          </w:tcPr>
          <w:p w14:paraId="2DAA1C0A">
            <w:pPr>
              <w:numPr>
                <w:ilvl w:val="0"/>
                <w:numId w:val="1"/>
              </w:numPr>
              <w:spacing w:line="360" w:lineRule="auto"/>
              <w:rPr>
                <w:rFonts w:ascii="宋体" w:hAnsi="宋体"/>
                <w:bCs/>
                <w:color w:val="000000"/>
                <w:sz w:val="18"/>
                <w:szCs w:val="18"/>
              </w:rPr>
            </w:pPr>
            <w:r>
              <w:rPr>
                <w:rFonts w:ascii="宋体" w:hAnsi="宋体"/>
                <w:bCs/>
                <w:color w:val="000000"/>
                <w:sz w:val="18"/>
                <w:szCs w:val="18"/>
              </w:rPr>
              <w:t>同公司地址</w:t>
            </w:r>
          </w:p>
          <w:p w14:paraId="0BEF888A">
            <w:pPr>
              <w:numPr>
                <w:ilvl w:val="0"/>
                <w:numId w:val="1"/>
              </w:numPr>
              <w:spacing w:line="360" w:lineRule="auto"/>
              <w:rPr>
                <w:rFonts w:ascii="宋体" w:hAnsi="宋体"/>
                <w:bCs/>
                <w:color w:val="000000"/>
                <w:sz w:val="18"/>
                <w:szCs w:val="18"/>
              </w:rPr>
            </w:pPr>
            <w:r>
              <w:rPr>
                <w:rFonts w:ascii="宋体" w:hAnsi="宋体"/>
                <w:bCs/>
                <w:color w:val="000000"/>
                <w:sz w:val="18"/>
                <w:szCs w:val="18"/>
              </w:rPr>
              <w:t>其它</w:t>
            </w:r>
            <w:r>
              <w:rPr>
                <w:rFonts w:hint="eastAsia" w:ascii="宋体" w:hAnsi="宋体"/>
                <w:bCs/>
                <w:color w:val="000000"/>
                <w:sz w:val="18"/>
                <w:szCs w:val="18"/>
              </w:rPr>
              <w:t xml:space="preserve">： </w:t>
            </w:r>
          </w:p>
        </w:tc>
        <w:tc>
          <w:tcPr>
            <w:tcW w:w="1276" w:type="dxa"/>
            <w:noWrap w:val="0"/>
            <w:vAlign w:val="center"/>
          </w:tcPr>
          <w:p w14:paraId="01087D7B">
            <w:pPr>
              <w:spacing w:line="360" w:lineRule="auto"/>
              <w:jc w:val="center"/>
              <w:rPr>
                <w:rFonts w:ascii="宋体" w:hAnsi="宋体"/>
                <w:bCs/>
                <w:color w:val="000000"/>
                <w:sz w:val="18"/>
                <w:szCs w:val="18"/>
              </w:rPr>
            </w:pPr>
            <w:r>
              <w:rPr>
                <w:rFonts w:ascii="宋体" w:hAnsi="宋体"/>
                <w:bCs/>
                <w:color w:val="000000"/>
                <w:sz w:val="18"/>
                <w:szCs w:val="18"/>
              </w:rPr>
              <w:t>*邮    编</w:t>
            </w:r>
          </w:p>
        </w:tc>
        <w:tc>
          <w:tcPr>
            <w:tcW w:w="1655" w:type="dxa"/>
            <w:noWrap w:val="0"/>
            <w:vAlign w:val="center"/>
          </w:tcPr>
          <w:p w14:paraId="6AE68C59">
            <w:pPr>
              <w:spacing w:line="360" w:lineRule="auto"/>
              <w:jc w:val="center"/>
              <w:rPr>
                <w:rFonts w:ascii="宋体" w:hAnsi="宋体"/>
                <w:bCs/>
                <w:color w:val="000000"/>
                <w:sz w:val="18"/>
                <w:szCs w:val="18"/>
              </w:rPr>
            </w:pPr>
          </w:p>
        </w:tc>
      </w:tr>
      <w:tr w14:paraId="557F4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34" w:hRule="atLeast"/>
          <w:jc w:val="center"/>
        </w:trPr>
        <w:tc>
          <w:tcPr>
            <w:tcW w:w="2122" w:type="dxa"/>
            <w:tcBorders>
              <w:bottom w:val="double" w:color="auto" w:sz="4" w:space="0"/>
            </w:tcBorders>
            <w:noWrap w:val="0"/>
            <w:vAlign w:val="center"/>
          </w:tcPr>
          <w:p w14:paraId="668864F0">
            <w:pPr>
              <w:spacing w:line="360" w:lineRule="auto"/>
              <w:jc w:val="center"/>
              <w:rPr>
                <w:rFonts w:ascii="宋体" w:hAnsi="宋体"/>
                <w:bCs/>
                <w:color w:val="000000"/>
                <w:sz w:val="18"/>
                <w:szCs w:val="18"/>
              </w:rPr>
            </w:pPr>
            <w:r>
              <w:rPr>
                <w:rFonts w:ascii="宋体" w:hAnsi="宋体"/>
                <w:bCs/>
                <w:color w:val="000000"/>
                <w:sz w:val="18"/>
                <w:szCs w:val="18"/>
              </w:rPr>
              <w:t>*付 款 方 式</w:t>
            </w:r>
          </w:p>
        </w:tc>
        <w:tc>
          <w:tcPr>
            <w:tcW w:w="4411" w:type="dxa"/>
            <w:gridSpan w:val="3"/>
            <w:tcBorders>
              <w:bottom w:val="double" w:color="auto" w:sz="4" w:space="0"/>
            </w:tcBorders>
            <w:noWrap w:val="0"/>
            <w:vAlign w:val="center"/>
          </w:tcPr>
          <w:p w14:paraId="46562866">
            <w:pPr>
              <w:numPr>
                <w:ilvl w:val="0"/>
                <w:numId w:val="1"/>
              </w:numPr>
              <w:spacing w:line="360" w:lineRule="auto"/>
              <w:rPr>
                <w:rFonts w:ascii="宋体" w:hAnsi="宋体"/>
                <w:bCs/>
                <w:color w:val="000000"/>
                <w:sz w:val="18"/>
                <w:szCs w:val="18"/>
              </w:rPr>
            </w:pPr>
            <w:r>
              <w:rPr>
                <w:rFonts w:ascii="宋体" w:hAnsi="宋体"/>
                <w:bCs/>
                <w:color w:val="000000"/>
                <w:sz w:val="18"/>
                <w:szCs w:val="18"/>
              </w:rPr>
              <w:t>托  收   银行账号：</w:t>
            </w:r>
          </w:p>
        </w:tc>
        <w:tc>
          <w:tcPr>
            <w:tcW w:w="2931" w:type="dxa"/>
            <w:gridSpan w:val="2"/>
            <w:tcBorders>
              <w:bottom w:val="double" w:color="auto" w:sz="4" w:space="0"/>
            </w:tcBorders>
            <w:noWrap w:val="0"/>
            <w:vAlign w:val="center"/>
          </w:tcPr>
          <w:p w14:paraId="1B93D0B3">
            <w:pPr>
              <w:spacing w:line="360" w:lineRule="auto"/>
              <w:ind w:firstLine="180" w:firstLineChars="100"/>
              <w:rPr>
                <w:rFonts w:ascii="宋体" w:hAnsi="宋体"/>
                <w:bCs/>
                <w:color w:val="000000"/>
                <w:sz w:val="18"/>
                <w:szCs w:val="18"/>
              </w:rPr>
            </w:pPr>
            <w:r>
              <w:rPr>
                <w:rFonts w:hint="eastAsia" w:ascii="宋体" w:hAnsi="宋体"/>
                <w:bCs/>
                <w:color w:val="000000"/>
                <w:kern w:val="32"/>
                <w:sz w:val="18"/>
                <w:szCs w:val="18"/>
              </w:rPr>
              <w:t>□</w:t>
            </w:r>
            <w:r>
              <w:rPr>
                <w:rFonts w:ascii="宋体" w:hAnsi="宋体"/>
                <w:bCs/>
                <w:color w:val="000000"/>
                <w:sz w:val="18"/>
                <w:szCs w:val="18"/>
              </w:rPr>
              <w:t>现  金</w:t>
            </w:r>
          </w:p>
        </w:tc>
      </w:tr>
      <w:tr w14:paraId="04487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34" w:hRule="atLeast"/>
          <w:jc w:val="center"/>
        </w:trPr>
        <w:tc>
          <w:tcPr>
            <w:tcW w:w="2122" w:type="dxa"/>
            <w:tcBorders>
              <w:bottom w:val="double" w:color="auto" w:sz="4" w:space="0"/>
            </w:tcBorders>
            <w:noWrap w:val="0"/>
            <w:vAlign w:val="center"/>
          </w:tcPr>
          <w:p w14:paraId="4BA49F54">
            <w:pPr>
              <w:spacing w:line="360" w:lineRule="auto"/>
              <w:jc w:val="center"/>
              <w:rPr>
                <w:rFonts w:ascii="宋体" w:hAnsi="宋体"/>
                <w:bCs/>
                <w:color w:val="000000"/>
                <w:sz w:val="18"/>
                <w:szCs w:val="18"/>
              </w:rPr>
            </w:pPr>
            <w:r>
              <w:rPr>
                <w:rFonts w:ascii="宋体" w:hAnsi="宋体"/>
                <w:bCs/>
                <w:color w:val="000000"/>
                <w:sz w:val="18"/>
                <w:szCs w:val="18"/>
              </w:rPr>
              <w:t>*</w:t>
            </w:r>
            <w:r>
              <w:rPr>
                <w:rFonts w:hint="eastAsia" w:ascii="宋体" w:hAnsi="宋体"/>
                <w:bCs/>
                <w:color w:val="000000"/>
                <w:sz w:val="18"/>
                <w:szCs w:val="18"/>
              </w:rPr>
              <w:t>电信客户经理</w:t>
            </w:r>
          </w:p>
        </w:tc>
        <w:tc>
          <w:tcPr>
            <w:tcW w:w="1293" w:type="dxa"/>
            <w:tcBorders>
              <w:bottom w:val="double" w:color="auto" w:sz="4" w:space="0"/>
            </w:tcBorders>
            <w:noWrap w:val="0"/>
            <w:vAlign w:val="center"/>
          </w:tcPr>
          <w:p w14:paraId="45B5AA11">
            <w:pPr>
              <w:tabs>
                <w:tab w:val="left" w:pos="360"/>
              </w:tabs>
              <w:spacing w:line="360" w:lineRule="auto"/>
              <w:rPr>
                <w:rFonts w:ascii="宋体" w:hAnsi="宋体"/>
                <w:bCs/>
                <w:color w:val="000000"/>
                <w:sz w:val="18"/>
                <w:szCs w:val="18"/>
              </w:rPr>
            </w:pPr>
          </w:p>
        </w:tc>
        <w:tc>
          <w:tcPr>
            <w:tcW w:w="1275" w:type="dxa"/>
            <w:tcBorders>
              <w:bottom w:val="double" w:color="auto" w:sz="4" w:space="0"/>
            </w:tcBorders>
            <w:noWrap w:val="0"/>
            <w:vAlign w:val="center"/>
          </w:tcPr>
          <w:p w14:paraId="5DBAA7D1">
            <w:pPr>
              <w:tabs>
                <w:tab w:val="left" w:pos="360"/>
              </w:tabs>
              <w:spacing w:line="360" w:lineRule="auto"/>
              <w:jc w:val="center"/>
              <w:rPr>
                <w:rFonts w:ascii="宋体" w:hAnsi="宋体"/>
                <w:bCs/>
                <w:color w:val="000000"/>
                <w:sz w:val="18"/>
                <w:szCs w:val="18"/>
              </w:rPr>
            </w:pPr>
            <w:r>
              <w:rPr>
                <w:rFonts w:ascii="宋体" w:hAnsi="宋体"/>
                <w:bCs/>
                <w:color w:val="000000"/>
                <w:sz w:val="18"/>
                <w:szCs w:val="18"/>
              </w:rPr>
              <w:t>*</w:t>
            </w:r>
            <w:r>
              <w:rPr>
                <w:rFonts w:hint="eastAsia" w:ascii="宋体" w:hAnsi="宋体"/>
                <w:bCs/>
                <w:color w:val="000000"/>
                <w:sz w:val="18"/>
                <w:szCs w:val="18"/>
              </w:rPr>
              <w:t>邮箱</w:t>
            </w:r>
          </w:p>
        </w:tc>
        <w:tc>
          <w:tcPr>
            <w:tcW w:w="1843" w:type="dxa"/>
            <w:tcBorders>
              <w:bottom w:val="double" w:color="auto" w:sz="4" w:space="0"/>
            </w:tcBorders>
            <w:noWrap w:val="0"/>
            <w:vAlign w:val="center"/>
          </w:tcPr>
          <w:p w14:paraId="79DED11B">
            <w:pPr>
              <w:tabs>
                <w:tab w:val="left" w:pos="360"/>
              </w:tabs>
              <w:spacing w:line="360" w:lineRule="auto"/>
              <w:rPr>
                <w:rFonts w:ascii="宋体" w:hAnsi="宋体"/>
                <w:bCs/>
                <w:color w:val="000000"/>
                <w:sz w:val="18"/>
                <w:szCs w:val="18"/>
              </w:rPr>
            </w:pPr>
          </w:p>
        </w:tc>
        <w:tc>
          <w:tcPr>
            <w:tcW w:w="1276" w:type="dxa"/>
            <w:tcBorders>
              <w:bottom w:val="double" w:color="auto" w:sz="4" w:space="0"/>
            </w:tcBorders>
            <w:noWrap w:val="0"/>
            <w:vAlign w:val="center"/>
          </w:tcPr>
          <w:p w14:paraId="4CFE52FD">
            <w:pPr>
              <w:spacing w:line="360" w:lineRule="auto"/>
              <w:jc w:val="center"/>
              <w:rPr>
                <w:rFonts w:ascii="宋体" w:hAnsi="宋体"/>
                <w:bCs/>
                <w:color w:val="000000"/>
                <w:kern w:val="32"/>
                <w:sz w:val="18"/>
                <w:szCs w:val="18"/>
              </w:rPr>
            </w:pPr>
            <w:r>
              <w:rPr>
                <w:rFonts w:ascii="宋体" w:hAnsi="宋体"/>
                <w:bCs/>
                <w:color w:val="000000"/>
                <w:sz w:val="18"/>
                <w:szCs w:val="18"/>
              </w:rPr>
              <w:t>*</w:t>
            </w:r>
            <w:r>
              <w:rPr>
                <w:rFonts w:hint="eastAsia" w:ascii="宋体" w:hAnsi="宋体"/>
                <w:bCs/>
                <w:color w:val="000000"/>
                <w:kern w:val="32"/>
                <w:sz w:val="18"/>
                <w:szCs w:val="18"/>
              </w:rPr>
              <w:t>手机号</w:t>
            </w:r>
          </w:p>
        </w:tc>
        <w:tc>
          <w:tcPr>
            <w:tcW w:w="1655" w:type="dxa"/>
            <w:tcBorders>
              <w:bottom w:val="double" w:color="auto" w:sz="4" w:space="0"/>
            </w:tcBorders>
            <w:noWrap w:val="0"/>
            <w:vAlign w:val="center"/>
          </w:tcPr>
          <w:p w14:paraId="6FC018CE">
            <w:pPr>
              <w:spacing w:line="360" w:lineRule="auto"/>
              <w:ind w:firstLine="180" w:firstLineChars="100"/>
              <w:rPr>
                <w:rFonts w:ascii="宋体" w:hAnsi="宋体"/>
                <w:bCs/>
                <w:color w:val="000000"/>
                <w:kern w:val="32"/>
                <w:sz w:val="18"/>
                <w:szCs w:val="18"/>
              </w:rPr>
            </w:pPr>
          </w:p>
        </w:tc>
      </w:tr>
      <w:tr w14:paraId="0C653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90" w:hRule="atLeast"/>
          <w:jc w:val="center"/>
        </w:trPr>
        <w:tc>
          <w:tcPr>
            <w:tcW w:w="9464" w:type="dxa"/>
            <w:gridSpan w:val="6"/>
            <w:tcBorders>
              <w:left w:val="double" w:color="auto" w:sz="4" w:space="0"/>
              <w:bottom w:val="double" w:color="auto" w:sz="4" w:space="0"/>
              <w:right w:val="double" w:color="auto" w:sz="4" w:space="0"/>
            </w:tcBorders>
            <w:noWrap w:val="0"/>
            <w:vAlign w:val="center"/>
          </w:tcPr>
          <w:p w14:paraId="3B8EDB49">
            <w:pPr>
              <w:spacing w:line="360" w:lineRule="auto"/>
              <w:ind w:left="180"/>
              <w:jc w:val="center"/>
              <w:rPr>
                <w:rFonts w:ascii="宋体" w:hAnsi="宋体"/>
                <w:bCs/>
                <w:color w:val="000000"/>
                <w:sz w:val="18"/>
                <w:szCs w:val="18"/>
              </w:rPr>
            </w:pPr>
            <w:r>
              <w:rPr>
                <w:rFonts w:hint="eastAsia" w:ascii="宋体" w:hAnsi="宋体"/>
                <w:bCs/>
                <w:color w:val="000000"/>
                <w:sz w:val="18"/>
                <w:szCs w:val="18"/>
              </w:rPr>
              <w:t>1、后付费基础套餐</w:t>
            </w:r>
            <w:r>
              <w:rPr>
                <w:rFonts w:ascii="宋体" w:hAnsi="宋体"/>
                <w:bCs/>
                <w:color w:val="000000"/>
                <w:sz w:val="18"/>
                <w:szCs w:val="18"/>
              </w:rPr>
              <w:t>申请信息</w:t>
            </w:r>
          </w:p>
        </w:tc>
      </w:tr>
      <w:tr w14:paraId="3F8FF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90" w:hRule="atLeast"/>
          <w:jc w:val="center"/>
        </w:trPr>
        <w:tc>
          <w:tcPr>
            <w:tcW w:w="2122" w:type="dxa"/>
            <w:tcBorders>
              <w:top w:val="double" w:color="auto" w:sz="4" w:space="0"/>
            </w:tcBorders>
            <w:noWrap w:val="0"/>
            <w:vAlign w:val="center"/>
          </w:tcPr>
          <w:p w14:paraId="3A4176B3">
            <w:pPr>
              <w:jc w:val="center"/>
              <w:rPr>
                <w:rFonts w:ascii="宋体" w:hAnsi="宋体"/>
                <w:bCs/>
                <w:color w:val="000000"/>
                <w:sz w:val="18"/>
                <w:szCs w:val="18"/>
              </w:rPr>
            </w:pPr>
            <w:r>
              <w:rPr>
                <w:rFonts w:hint="eastAsia" w:ascii="宋体" w:hAnsi="宋体"/>
                <w:bCs/>
                <w:color w:val="000000"/>
                <w:sz w:val="18"/>
                <w:szCs w:val="18"/>
              </w:rPr>
              <w:t>套餐资费</w:t>
            </w:r>
          </w:p>
        </w:tc>
        <w:tc>
          <w:tcPr>
            <w:tcW w:w="7342" w:type="dxa"/>
            <w:gridSpan w:val="5"/>
            <w:tcBorders>
              <w:top w:val="double" w:color="auto" w:sz="4" w:space="0"/>
            </w:tcBorders>
            <w:noWrap w:val="0"/>
            <w:vAlign w:val="center"/>
          </w:tcPr>
          <w:p w14:paraId="50221BF1">
            <w:pPr>
              <w:pStyle w:val="15"/>
              <w:numPr>
                <w:ilvl w:val="0"/>
                <w:numId w:val="1"/>
              </w:numPr>
              <w:spacing w:before="156" w:beforeLines="50"/>
              <w:ind w:left="363" w:hanging="363" w:firstLineChars="0"/>
              <w:rPr>
                <w:rFonts w:ascii="宋体" w:hAnsi="宋体"/>
                <w:bCs/>
                <w:color w:val="000000"/>
                <w:sz w:val="18"/>
                <w:szCs w:val="18"/>
              </w:rPr>
            </w:pPr>
            <w:r>
              <w:rPr>
                <w:rFonts w:hint="eastAsia" w:ascii="宋体" w:hAnsi="宋体"/>
                <w:bCs/>
                <w:color w:val="000000"/>
                <w:sz w:val="18"/>
                <w:szCs w:val="18"/>
              </w:rPr>
              <w:t>229元/月/线，申请线数：_</w:t>
            </w:r>
            <w:r>
              <w:rPr>
                <w:rFonts w:ascii="宋体" w:hAnsi="宋体"/>
                <w:bCs/>
                <w:color w:val="000000"/>
                <w:sz w:val="18"/>
                <w:szCs w:val="18"/>
              </w:rPr>
              <w:t>____</w:t>
            </w:r>
            <w:r>
              <w:rPr>
                <w:rFonts w:hint="eastAsia" w:ascii="宋体" w:hAnsi="宋体"/>
                <w:bCs/>
                <w:color w:val="000000"/>
                <w:sz w:val="18"/>
                <w:szCs w:val="18"/>
              </w:rPr>
              <w:t>线</w:t>
            </w:r>
          </w:p>
          <w:p w14:paraId="26B0D948">
            <w:pPr>
              <w:pStyle w:val="15"/>
              <w:numPr>
                <w:ilvl w:val="0"/>
                <w:numId w:val="1"/>
              </w:numPr>
              <w:spacing w:before="156" w:beforeLines="50"/>
              <w:ind w:left="363" w:hanging="363" w:firstLineChars="0"/>
              <w:rPr>
                <w:rFonts w:ascii="宋体" w:hAnsi="宋体"/>
                <w:bCs/>
                <w:color w:val="000000"/>
                <w:sz w:val="18"/>
                <w:szCs w:val="18"/>
              </w:rPr>
            </w:pPr>
            <w:r>
              <w:rPr>
                <w:rFonts w:hint="eastAsia" w:ascii="宋体" w:hAnsi="宋体"/>
                <w:bCs/>
                <w:color w:val="000000"/>
                <w:sz w:val="18"/>
                <w:szCs w:val="18"/>
              </w:rPr>
              <w:t>2490元/年/线，申请线数：_</w:t>
            </w:r>
            <w:r>
              <w:rPr>
                <w:rFonts w:ascii="宋体" w:hAnsi="宋体"/>
                <w:bCs/>
                <w:color w:val="000000"/>
                <w:sz w:val="18"/>
                <w:szCs w:val="18"/>
              </w:rPr>
              <w:t>____</w:t>
            </w:r>
            <w:r>
              <w:rPr>
                <w:rFonts w:hint="eastAsia" w:ascii="宋体" w:hAnsi="宋体"/>
                <w:bCs/>
                <w:color w:val="000000"/>
                <w:sz w:val="18"/>
                <w:szCs w:val="18"/>
              </w:rPr>
              <w:t>线</w:t>
            </w:r>
          </w:p>
        </w:tc>
      </w:tr>
      <w:tr w14:paraId="24F1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28" w:hRule="atLeast"/>
          <w:jc w:val="center"/>
        </w:trPr>
        <w:tc>
          <w:tcPr>
            <w:tcW w:w="2122" w:type="dxa"/>
            <w:tcBorders>
              <w:top w:val="double" w:color="auto" w:sz="4" w:space="0"/>
            </w:tcBorders>
            <w:noWrap w:val="0"/>
            <w:vAlign w:val="center"/>
          </w:tcPr>
          <w:p w14:paraId="07BC5B51">
            <w:pPr>
              <w:jc w:val="center"/>
              <w:rPr>
                <w:rFonts w:ascii="宋体" w:hAnsi="宋体"/>
                <w:bCs/>
                <w:color w:val="000000"/>
                <w:sz w:val="18"/>
                <w:szCs w:val="18"/>
              </w:rPr>
            </w:pPr>
            <w:r>
              <w:rPr>
                <w:rFonts w:hint="eastAsia" w:ascii="宋体" w:hAnsi="宋体"/>
                <w:bCs/>
                <w:color w:val="000000"/>
                <w:sz w:val="18"/>
                <w:szCs w:val="18"/>
              </w:rPr>
              <w:t>开通类型</w:t>
            </w:r>
          </w:p>
        </w:tc>
        <w:tc>
          <w:tcPr>
            <w:tcW w:w="7342" w:type="dxa"/>
            <w:gridSpan w:val="5"/>
            <w:tcBorders>
              <w:top w:val="double" w:color="auto" w:sz="4" w:space="0"/>
            </w:tcBorders>
            <w:noWrap w:val="0"/>
            <w:vAlign w:val="center"/>
          </w:tcPr>
          <w:p w14:paraId="3F9C42AC">
            <w:pPr>
              <w:widowControl/>
              <w:jc w:val="left"/>
              <w:rPr>
                <w:rFonts w:ascii="宋体" w:hAnsi="宋体"/>
                <w:bCs/>
                <w:color w:val="000000"/>
                <w:sz w:val="18"/>
                <w:szCs w:val="18"/>
              </w:rPr>
            </w:pPr>
            <w:r>
              <w:rPr>
                <w:rFonts w:hint="eastAsia" w:ascii="宋体" w:hAnsi="宋体"/>
                <w:bCs/>
                <w:color w:val="000000"/>
                <w:sz w:val="18"/>
                <w:szCs w:val="18"/>
              </w:rPr>
              <w:t xml:space="preserve">宽带： </w:t>
            </w:r>
            <w:r>
              <w:rPr>
                <w:rFonts w:hint="eastAsia" w:ascii="宋体" w:hAnsi="宋体"/>
                <w:bCs/>
                <w:color w:val="000000"/>
                <w:kern w:val="32"/>
                <w:sz w:val="18"/>
                <w:szCs w:val="18"/>
              </w:rPr>
              <w:t xml:space="preserve">□ 新装 </w:t>
            </w:r>
            <w:r>
              <w:rPr>
                <w:rFonts w:hint="eastAsia" w:ascii="宋体" w:hAnsi="宋体"/>
                <w:bCs/>
                <w:color w:val="000000"/>
                <w:sz w:val="18"/>
                <w:szCs w:val="18"/>
              </w:rPr>
              <w:t xml:space="preserve"> </w:t>
            </w:r>
          </w:p>
        </w:tc>
      </w:tr>
      <w:tr w14:paraId="1E964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02" w:hRule="atLeast"/>
          <w:jc w:val="center"/>
        </w:trPr>
        <w:tc>
          <w:tcPr>
            <w:tcW w:w="2122" w:type="dxa"/>
            <w:noWrap w:val="0"/>
            <w:vAlign w:val="center"/>
          </w:tcPr>
          <w:p w14:paraId="046E9DBC">
            <w:pPr>
              <w:jc w:val="center"/>
              <w:rPr>
                <w:rFonts w:ascii="宋体" w:hAnsi="宋体"/>
                <w:bCs/>
                <w:color w:val="000000"/>
                <w:sz w:val="18"/>
                <w:szCs w:val="18"/>
              </w:rPr>
            </w:pPr>
            <w:r>
              <w:rPr>
                <w:rFonts w:hint="eastAsia" w:ascii="宋体" w:hAnsi="宋体"/>
                <w:bCs/>
                <w:color w:val="000000"/>
                <w:sz w:val="18"/>
                <w:szCs w:val="18"/>
              </w:rPr>
              <w:t>宽带一线</w:t>
            </w:r>
          </w:p>
        </w:tc>
        <w:tc>
          <w:tcPr>
            <w:tcW w:w="7342" w:type="dxa"/>
            <w:gridSpan w:val="5"/>
            <w:noWrap w:val="0"/>
            <w:vAlign w:val="center"/>
          </w:tcPr>
          <w:p w14:paraId="2B3ED243">
            <w:pPr>
              <w:rPr>
                <w:rFonts w:ascii="宋体" w:hAnsi="宋体"/>
                <w:bCs/>
                <w:color w:val="000000"/>
                <w:sz w:val="18"/>
                <w:szCs w:val="18"/>
              </w:rPr>
            </w:pPr>
            <w:r>
              <w:rPr>
                <w:rFonts w:hint="eastAsia" w:ascii="宋体" w:hAnsi="宋体"/>
                <w:color w:val="000000"/>
                <w:sz w:val="18"/>
                <w:szCs w:val="18"/>
              </w:rPr>
              <w:t>一线光网覆盖区域(拨号宽带、含FTTH接入方式)</w:t>
            </w:r>
            <w:r>
              <w:rPr>
                <w:rFonts w:hint="eastAsia" w:ascii="宋体" w:hAnsi="宋体"/>
                <w:bCs/>
                <w:color w:val="000000"/>
                <w:sz w:val="18"/>
                <w:szCs w:val="18"/>
              </w:rPr>
              <w:t>上行2</w:t>
            </w:r>
            <w:r>
              <w:rPr>
                <w:rFonts w:ascii="宋体" w:hAnsi="宋体"/>
                <w:bCs/>
                <w:color w:val="000000"/>
                <w:sz w:val="18"/>
                <w:szCs w:val="18"/>
              </w:rPr>
              <w:t>0</w:t>
            </w:r>
            <w:r>
              <w:rPr>
                <w:rFonts w:hint="eastAsia" w:ascii="宋体" w:hAnsi="宋体"/>
                <w:bCs/>
                <w:color w:val="000000"/>
                <w:sz w:val="18"/>
                <w:szCs w:val="18"/>
              </w:rPr>
              <w:t>M / 下行3</w:t>
            </w:r>
            <w:r>
              <w:rPr>
                <w:rFonts w:ascii="宋体" w:hAnsi="宋体"/>
                <w:bCs/>
                <w:color w:val="000000"/>
                <w:sz w:val="18"/>
                <w:szCs w:val="18"/>
              </w:rPr>
              <w:t>0</w:t>
            </w:r>
            <w:r>
              <w:rPr>
                <w:rFonts w:hint="eastAsia" w:ascii="宋体" w:hAnsi="宋体"/>
                <w:bCs/>
                <w:color w:val="000000"/>
                <w:sz w:val="18"/>
                <w:szCs w:val="18"/>
              </w:rPr>
              <w:t>0M</w:t>
            </w:r>
          </w:p>
        </w:tc>
      </w:tr>
      <w:tr w14:paraId="20A7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38" w:hRule="atLeast"/>
          <w:jc w:val="center"/>
        </w:trPr>
        <w:tc>
          <w:tcPr>
            <w:tcW w:w="2122" w:type="dxa"/>
            <w:noWrap w:val="0"/>
            <w:vAlign w:val="center"/>
          </w:tcPr>
          <w:p w14:paraId="0A958011">
            <w:pPr>
              <w:jc w:val="center"/>
              <w:rPr>
                <w:rFonts w:ascii="宋体" w:hAnsi="宋体"/>
                <w:bCs/>
                <w:color w:val="000000"/>
                <w:sz w:val="18"/>
                <w:szCs w:val="18"/>
              </w:rPr>
            </w:pPr>
            <w:r>
              <w:rPr>
                <w:rFonts w:hint="eastAsia" w:ascii="宋体" w:hAnsi="宋体"/>
                <w:bCs/>
                <w:color w:val="000000"/>
                <w:sz w:val="18"/>
                <w:szCs w:val="18"/>
              </w:rPr>
              <w:t>商企全光网</w:t>
            </w:r>
          </w:p>
        </w:tc>
        <w:tc>
          <w:tcPr>
            <w:tcW w:w="7342" w:type="dxa"/>
            <w:gridSpan w:val="5"/>
            <w:noWrap w:val="0"/>
            <w:vAlign w:val="center"/>
          </w:tcPr>
          <w:p w14:paraId="0F41B51E">
            <w:pPr>
              <w:pStyle w:val="15"/>
              <w:numPr>
                <w:ilvl w:val="0"/>
                <w:numId w:val="1"/>
              </w:numPr>
              <w:ind w:firstLineChars="0"/>
              <w:jc w:val="left"/>
              <w:rPr>
                <w:rFonts w:ascii="宋体" w:hAnsi="宋体"/>
                <w:color w:val="000000"/>
                <w:sz w:val="18"/>
                <w:szCs w:val="18"/>
              </w:rPr>
            </w:pPr>
            <w:r>
              <w:rPr>
                <w:rFonts w:hint="eastAsia" w:ascii="宋体" w:hAnsi="宋体"/>
                <w:color w:val="000000"/>
                <w:sz w:val="18"/>
                <w:szCs w:val="18"/>
              </w:rPr>
              <w:t>FTTR全光网：含主设备一台，从设备一台</w:t>
            </w:r>
          </w:p>
        </w:tc>
      </w:tr>
      <w:tr w14:paraId="7E7C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12" w:hRule="atLeast"/>
          <w:jc w:val="center"/>
        </w:trPr>
        <w:tc>
          <w:tcPr>
            <w:tcW w:w="9464" w:type="dxa"/>
            <w:gridSpan w:val="6"/>
            <w:noWrap w:val="0"/>
            <w:vAlign w:val="center"/>
          </w:tcPr>
          <w:p w14:paraId="49BE0DF5">
            <w:pPr>
              <w:jc w:val="center"/>
              <w:rPr>
                <w:rFonts w:ascii="宋体" w:hAnsi="宋体"/>
                <w:bCs/>
                <w:color w:val="000000"/>
                <w:sz w:val="18"/>
              </w:rPr>
            </w:pPr>
            <w:r>
              <w:rPr>
                <w:rFonts w:hint="eastAsia" w:ascii="宋体" w:hAnsi="宋体"/>
                <w:bCs/>
                <w:color w:val="000000"/>
                <w:sz w:val="18"/>
              </w:rPr>
              <w:t>2、可选权益包</w:t>
            </w:r>
          </w:p>
          <w:p w14:paraId="46079E07">
            <w:pPr>
              <w:pStyle w:val="15"/>
              <w:tabs>
                <w:tab w:val="left" w:pos="567"/>
              </w:tabs>
              <w:spacing w:line="240" w:lineRule="exact"/>
              <w:ind w:firstLine="0" w:firstLineChars="0"/>
              <w:jc w:val="center"/>
              <w:rPr>
                <w:rFonts w:ascii="宋体" w:hAnsi="宋体"/>
                <w:bCs/>
                <w:color w:val="000000"/>
                <w:sz w:val="18"/>
              </w:rPr>
            </w:pPr>
            <w:r>
              <w:rPr>
                <w:rFonts w:hint="eastAsia" w:ascii="宋体" w:hAnsi="宋体"/>
                <w:color w:val="000000"/>
                <w:sz w:val="18"/>
                <w:szCs w:val="18"/>
              </w:rPr>
              <w:t>（</w:t>
            </w:r>
            <w:r>
              <w:rPr>
                <w:rFonts w:hint="eastAsia" w:ascii="宋体" w:hAnsi="宋体"/>
                <w:b/>
                <w:color w:val="000000"/>
                <w:sz w:val="18"/>
                <w:szCs w:val="18"/>
              </w:rPr>
              <w:t>客户</w:t>
            </w:r>
            <w:r>
              <w:rPr>
                <w:rFonts w:hint="eastAsia" w:ascii="宋体" w:hAnsi="宋体"/>
                <w:b/>
                <w:bCs/>
                <w:color w:val="000000"/>
                <w:sz w:val="18"/>
                <w:szCs w:val="18"/>
              </w:rPr>
              <w:t>可按需选择以下权益包业务组合。根据客户所选组合，每月基本费用总计不超过1</w:t>
            </w:r>
            <w:r>
              <w:rPr>
                <w:rFonts w:ascii="宋体" w:hAnsi="宋体"/>
                <w:b/>
                <w:bCs/>
                <w:color w:val="000000"/>
                <w:sz w:val="18"/>
                <w:szCs w:val="18"/>
              </w:rPr>
              <w:t>0</w:t>
            </w:r>
            <w:r>
              <w:rPr>
                <w:rFonts w:hint="eastAsia" w:ascii="宋体" w:hAnsi="宋体"/>
                <w:b/>
                <w:bCs/>
                <w:color w:val="000000"/>
                <w:sz w:val="18"/>
                <w:szCs w:val="18"/>
              </w:rPr>
              <w:t>0元的部分，中国电信股份有限公司上海分公司不再收取费用；超过1</w:t>
            </w:r>
            <w:r>
              <w:rPr>
                <w:rFonts w:ascii="宋体" w:hAnsi="宋体"/>
                <w:b/>
                <w:bCs/>
                <w:color w:val="000000"/>
                <w:sz w:val="18"/>
                <w:szCs w:val="18"/>
              </w:rPr>
              <w:t>00</w:t>
            </w:r>
            <w:r>
              <w:rPr>
                <w:rFonts w:hint="eastAsia" w:ascii="宋体" w:hAnsi="宋体"/>
                <w:b/>
                <w:bCs/>
                <w:color w:val="000000"/>
                <w:sz w:val="18"/>
                <w:szCs w:val="18"/>
              </w:rPr>
              <w:t>元的部分按实际费用收取。</w:t>
            </w:r>
            <w:r>
              <w:rPr>
                <w:rFonts w:hint="eastAsia" w:ascii="宋体" w:hAnsi="宋体"/>
                <w:b/>
                <w:bCs/>
                <w:color w:val="FF0000"/>
                <w:sz w:val="18"/>
                <w:szCs w:val="18"/>
              </w:rPr>
              <w:t>每款权益包业务限订购1线。</w:t>
            </w:r>
            <w:r>
              <w:rPr>
                <w:rFonts w:hint="eastAsia" w:ascii="宋体" w:hAnsi="宋体"/>
                <w:b/>
                <w:bCs/>
                <w:color w:val="000000"/>
                <w:sz w:val="18"/>
                <w:szCs w:val="18"/>
              </w:rPr>
              <w:t>若权益包有基本费用之外的费用的，中国电信股份有限公司上海分公司按实收取。权益包内各产品具体使用规则详见对应附件。</w:t>
            </w:r>
            <w:r>
              <w:rPr>
                <w:rFonts w:hint="eastAsia" w:ascii="宋体" w:hAnsi="宋体"/>
                <w:color w:val="000000"/>
                <w:sz w:val="18"/>
                <w:szCs w:val="18"/>
              </w:rPr>
              <w:t>）</w:t>
            </w:r>
          </w:p>
        </w:tc>
      </w:tr>
      <w:tr w14:paraId="0CD14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37" w:hRule="atLeast"/>
          <w:jc w:val="center"/>
          <w:ins w:id="0" w:author="天胤 李" w:date="2025-03-10T15:44:00Z"/>
        </w:trPr>
        <w:tc>
          <w:tcPr>
            <w:tcW w:w="2122" w:type="dxa"/>
            <w:noWrap w:val="0"/>
            <w:vAlign w:val="center"/>
          </w:tcPr>
          <w:p w14:paraId="6DF4F827">
            <w:pPr>
              <w:jc w:val="center"/>
              <w:rPr>
                <w:ins w:id="1" w:author="天胤 李" w:date="2025-03-10T15:44:00Z"/>
                <w:rFonts w:ascii="宋体" w:hAnsi="宋体"/>
                <w:bCs/>
                <w:color w:val="000000"/>
                <w:sz w:val="18"/>
                <w:szCs w:val="18"/>
              </w:rPr>
            </w:pPr>
            <w:r>
              <w:rPr>
                <w:rFonts w:hint="eastAsia" w:ascii="宋体" w:hAnsi="宋体"/>
                <w:bCs/>
                <w:color w:val="000000"/>
                <w:sz w:val="18"/>
                <w:szCs w:val="18"/>
              </w:rPr>
              <w:t>商企全光网从设备</w:t>
            </w:r>
          </w:p>
        </w:tc>
        <w:tc>
          <w:tcPr>
            <w:tcW w:w="7342" w:type="dxa"/>
            <w:gridSpan w:val="5"/>
            <w:noWrap w:val="0"/>
            <w:vAlign w:val="center"/>
          </w:tcPr>
          <w:p w14:paraId="3497EE51">
            <w:pPr>
              <w:tabs>
                <w:tab w:val="left" w:pos="360"/>
              </w:tabs>
              <w:jc w:val="left"/>
              <w:rPr>
                <w:rFonts w:ascii="宋体" w:hAnsi="宋体"/>
                <w:color w:val="000000"/>
                <w:sz w:val="18"/>
                <w:szCs w:val="18"/>
              </w:rPr>
            </w:pPr>
            <w:r>
              <w:rPr>
                <w:rFonts w:hint="eastAsia" w:ascii="宋体" w:hAnsi="宋体"/>
                <w:color w:val="000000"/>
                <w:sz w:val="18"/>
                <w:szCs w:val="18"/>
              </w:rPr>
              <w:t>□  订购，4</w:t>
            </w:r>
            <w:r>
              <w:rPr>
                <w:rFonts w:ascii="宋体" w:hAnsi="宋体"/>
                <w:color w:val="000000"/>
                <w:sz w:val="18"/>
                <w:szCs w:val="18"/>
              </w:rPr>
              <w:t>9</w:t>
            </w:r>
            <w:r>
              <w:rPr>
                <w:rFonts w:hint="eastAsia" w:ascii="宋体" w:hAnsi="宋体"/>
                <w:color w:val="000000"/>
                <w:sz w:val="18"/>
                <w:szCs w:val="18"/>
              </w:rPr>
              <w:t>元/月/线，申请线数：1线</w:t>
            </w:r>
          </w:p>
          <w:p w14:paraId="31094F2C">
            <w:pPr>
              <w:tabs>
                <w:tab w:val="left" w:pos="360"/>
              </w:tabs>
              <w:jc w:val="left"/>
              <w:rPr>
                <w:ins w:id="2" w:author="天胤 李" w:date="2025-03-10T15:44:00Z"/>
                <w:rFonts w:ascii="宋体" w:hAnsi="宋体"/>
                <w:color w:val="000000"/>
                <w:sz w:val="18"/>
                <w:szCs w:val="18"/>
              </w:rPr>
            </w:pPr>
            <w:r>
              <w:rPr>
                <w:rFonts w:hint="eastAsia" w:ascii="宋体" w:hAnsi="宋体"/>
                <w:color w:val="000000"/>
                <w:sz w:val="18"/>
                <w:szCs w:val="18"/>
              </w:rPr>
              <w:t>限基础套餐订购FTTR全光网的用户订购。</w:t>
            </w:r>
          </w:p>
        </w:tc>
      </w:tr>
      <w:tr w14:paraId="4F5B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265" w:hRule="atLeast"/>
          <w:jc w:val="center"/>
        </w:trPr>
        <w:tc>
          <w:tcPr>
            <w:tcW w:w="2122" w:type="dxa"/>
            <w:noWrap w:val="0"/>
            <w:vAlign w:val="center"/>
          </w:tcPr>
          <w:p w14:paraId="2E440E1B">
            <w:pPr>
              <w:jc w:val="center"/>
              <w:rPr>
                <w:rFonts w:ascii="宋体" w:hAnsi="宋体"/>
                <w:bCs/>
                <w:color w:val="000000"/>
                <w:sz w:val="18"/>
                <w:szCs w:val="18"/>
              </w:rPr>
            </w:pPr>
            <w:r>
              <w:rPr>
                <w:rFonts w:hint="eastAsia" w:ascii="宋体" w:hAnsi="宋体"/>
                <w:bCs/>
                <w:color w:val="000000"/>
                <w:sz w:val="18"/>
                <w:szCs w:val="18"/>
              </w:rPr>
              <w:t>商云通</w:t>
            </w:r>
          </w:p>
        </w:tc>
        <w:tc>
          <w:tcPr>
            <w:tcW w:w="7342" w:type="dxa"/>
            <w:gridSpan w:val="5"/>
            <w:noWrap w:val="0"/>
            <w:vAlign w:val="center"/>
          </w:tcPr>
          <w:p w14:paraId="1C33FAE5">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订购，45元/月/线，申请线数：1线</w:t>
            </w:r>
          </w:p>
          <w:p w14:paraId="5E1E80BE">
            <w:pPr>
              <w:jc w:val="left"/>
              <w:rPr>
                <w:rFonts w:ascii="宋体" w:hAnsi="宋体"/>
                <w:color w:val="000000"/>
                <w:sz w:val="18"/>
                <w:szCs w:val="18"/>
              </w:rPr>
            </w:pPr>
            <w:r>
              <w:rPr>
                <w:rFonts w:hint="eastAsia" w:ascii="宋体" w:hAnsi="宋体"/>
                <w:color w:val="000000"/>
                <w:sz w:val="18"/>
                <w:szCs w:val="18"/>
              </w:rPr>
              <w:t>1线分配1个8位商云通电话号码；国内通话2500分钟/月/线，国内通话超出后资费0.1元/分钟/线，提供终端衍生服务：7*12 小时服务热线（8:30-20:30），远程协助客户处理障碍或其他现场服务，客户注销业务时需归还终端衍生服务中提供的终端设备。</w:t>
            </w:r>
          </w:p>
        </w:tc>
      </w:tr>
      <w:tr w14:paraId="6ABA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14" w:hRule="atLeast"/>
          <w:jc w:val="center"/>
        </w:trPr>
        <w:tc>
          <w:tcPr>
            <w:tcW w:w="2122" w:type="dxa"/>
            <w:noWrap w:val="0"/>
            <w:vAlign w:val="center"/>
          </w:tcPr>
          <w:p w14:paraId="531EADDD">
            <w:pPr>
              <w:jc w:val="center"/>
              <w:rPr>
                <w:rFonts w:ascii="宋体" w:hAnsi="宋体"/>
                <w:bCs/>
                <w:color w:val="000000"/>
                <w:sz w:val="18"/>
                <w:szCs w:val="18"/>
              </w:rPr>
            </w:pPr>
            <w:r>
              <w:rPr>
                <w:rFonts w:hint="eastAsia" w:ascii="宋体" w:hAnsi="宋体"/>
                <w:bCs/>
                <w:color w:val="000000"/>
                <w:sz w:val="18"/>
                <w:szCs w:val="18"/>
              </w:rPr>
              <w:t>天翼云眼</w:t>
            </w:r>
          </w:p>
        </w:tc>
        <w:tc>
          <w:tcPr>
            <w:tcW w:w="7342" w:type="dxa"/>
            <w:gridSpan w:val="5"/>
            <w:noWrap w:val="0"/>
            <w:vAlign w:val="center"/>
          </w:tcPr>
          <w:p w14:paraId="27F77ED1">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w:t>
            </w:r>
            <w:r>
              <w:rPr>
                <w:rFonts w:hint="eastAsia" w:ascii="宋体" w:hAnsi="宋体"/>
                <w:bCs/>
                <w:color w:val="000000"/>
                <w:sz w:val="18"/>
                <w:szCs w:val="18"/>
              </w:rPr>
              <w:t>45元/月/线，申请线数：</w:t>
            </w:r>
            <w:r>
              <w:rPr>
                <w:rFonts w:hint="eastAsia" w:ascii="宋体" w:hAnsi="宋体"/>
                <w:color w:val="000000"/>
                <w:sz w:val="18"/>
                <w:szCs w:val="18"/>
              </w:rPr>
              <w:t>1</w:t>
            </w:r>
            <w:r>
              <w:rPr>
                <w:rFonts w:hint="eastAsia" w:ascii="宋体" w:hAnsi="宋体"/>
                <w:bCs/>
                <w:color w:val="000000"/>
                <w:sz w:val="18"/>
                <w:szCs w:val="18"/>
              </w:rPr>
              <w:t>线</w:t>
            </w:r>
          </w:p>
          <w:p w14:paraId="5F710864">
            <w:pPr>
              <w:widowControl/>
              <w:jc w:val="left"/>
              <w:rPr>
                <w:rFonts w:ascii="宋体" w:hAnsi="宋体"/>
                <w:bCs/>
                <w:color w:val="000000"/>
                <w:sz w:val="18"/>
                <w:szCs w:val="18"/>
              </w:rPr>
            </w:pPr>
            <w:r>
              <w:rPr>
                <w:rFonts w:hint="eastAsia" w:ascii="宋体" w:hAnsi="宋体"/>
                <w:bCs/>
                <w:color w:val="000000"/>
                <w:sz w:val="18"/>
                <w:szCs w:val="18"/>
              </w:rPr>
              <w:t>提供高清摄像机设备一台，视频汇聚服务、天翼云播服务、7天事件云回看服务，AI能力(画面异常巡检)等。</w:t>
            </w:r>
          </w:p>
          <w:p w14:paraId="72755E4E">
            <w:pPr>
              <w:widowControl/>
              <w:jc w:val="left"/>
              <w:rPr>
                <w:rFonts w:ascii="宋体" w:hAnsi="宋体"/>
                <w:color w:val="000000"/>
                <w:sz w:val="18"/>
                <w:szCs w:val="18"/>
              </w:rPr>
            </w:pPr>
            <w:r>
              <w:rPr>
                <w:rFonts w:hint="eastAsia" w:ascii="宋体" w:hAnsi="宋体"/>
                <w:bCs/>
                <w:color w:val="000000"/>
                <w:sz w:val="18"/>
                <w:szCs w:val="18"/>
              </w:rPr>
              <w:t>*业务使用人手机号码：</w:t>
            </w:r>
            <w:r>
              <w:rPr>
                <w:rFonts w:hint="eastAsia" w:ascii="宋体" w:hAnsi="宋体"/>
                <w:color w:val="000000"/>
                <w:sz w:val="18"/>
                <w:szCs w:val="18"/>
              </w:rPr>
              <w:t>_</w:t>
            </w:r>
            <w:r>
              <w:rPr>
                <w:rFonts w:ascii="宋体" w:hAnsi="宋体"/>
                <w:color w:val="000000"/>
                <w:sz w:val="18"/>
                <w:szCs w:val="18"/>
              </w:rPr>
              <w:t>_____</w:t>
            </w:r>
            <w:r>
              <w:rPr>
                <w:rFonts w:hint="eastAsia" w:ascii="宋体" w:hAnsi="宋体"/>
                <w:color w:val="000000"/>
                <w:sz w:val="18"/>
                <w:szCs w:val="18"/>
              </w:rPr>
              <w:t>_</w:t>
            </w:r>
            <w:r>
              <w:rPr>
                <w:rFonts w:ascii="宋体" w:hAnsi="宋体"/>
                <w:color w:val="000000"/>
                <w:sz w:val="18"/>
                <w:szCs w:val="18"/>
              </w:rPr>
              <w:t>________</w:t>
            </w:r>
            <w:r>
              <w:rPr>
                <w:rFonts w:hint="eastAsia" w:ascii="宋体" w:hAnsi="宋体"/>
                <w:color w:val="000000"/>
                <w:sz w:val="18"/>
                <w:szCs w:val="18"/>
              </w:rPr>
              <w:t>_</w:t>
            </w:r>
            <w:r>
              <w:rPr>
                <w:rFonts w:ascii="宋体" w:hAnsi="宋体"/>
                <w:color w:val="000000"/>
                <w:sz w:val="18"/>
                <w:szCs w:val="18"/>
              </w:rPr>
              <w:t>_____</w:t>
            </w:r>
            <w:r>
              <w:rPr>
                <w:rFonts w:hint="eastAsia" w:ascii="宋体" w:hAnsi="宋体"/>
                <w:bCs/>
                <w:color w:val="000000"/>
                <w:sz w:val="18"/>
                <w:szCs w:val="18"/>
              </w:rPr>
              <w:t>；</w:t>
            </w:r>
          </w:p>
        </w:tc>
      </w:tr>
      <w:tr w14:paraId="415B3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3251" w:hRule="atLeast"/>
          <w:jc w:val="center"/>
        </w:trPr>
        <w:tc>
          <w:tcPr>
            <w:tcW w:w="2122" w:type="dxa"/>
            <w:noWrap w:val="0"/>
            <w:vAlign w:val="center"/>
          </w:tcPr>
          <w:p w14:paraId="4B836130">
            <w:pPr>
              <w:jc w:val="center"/>
              <w:rPr>
                <w:rFonts w:ascii="宋体" w:hAnsi="宋体"/>
                <w:bCs/>
                <w:sz w:val="18"/>
                <w:szCs w:val="18"/>
              </w:rPr>
            </w:pPr>
            <w:r>
              <w:rPr>
                <w:rFonts w:hint="eastAsia" w:ascii="宋体" w:hAnsi="宋体"/>
                <w:bCs/>
                <w:sz w:val="18"/>
                <w:szCs w:val="18"/>
              </w:rPr>
              <w:t>明厨亮灶加装包</w:t>
            </w:r>
          </w:p>
        </w:tc>
        <w:tc>
          <w:tcPr>
            <w:tcW w:w="7342" w:type="dxa"/>
            <w:gridSpan w:val="5"/>
            <w:noWrap w:val="0"/>
            <w:vAlign w:val="center"/>
          </w:tcPr>
          <w:p w14:paraId="3D71A3CE">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sz w:val="18"/>
                <w:szCs w:val="18"/>
              </w:rPr>
              <w:t>订购，40</w:t>
            </w:r>
            <w:r>
              <w:rPr>
                <w:rFonts w:hint="eastAsia" w:ascii="宋体" w:hAnsi="宋体"/>
                <w:bCs/>
                <w:sz w:val="18"/>
                <w:szCs w:val="18"/>
              </w:rPr>
              <w:t>元/月/线，申请数：</w:t>
            </w:r>
            <w:r>
              <w:rPr>
                <w:rFonts w:hint="eastAsia" w:ascii="宋体" w:hAnsi="宋体"/>
                <w:sz w:val="18"/>
                <w:szCs w:val="18"/>
              </w:rPr>
              <w:t>1</w:t>
            </w:r>
            <w:r>
              <w:rPr>
                <w:rFonts w:hint="eastAsia" w:ascii="宋体" w:hAnsi="宋体"/>
                <w:bCs/>
                <w:sz w:val="18"/>
                <w:szCs w:val="18"/>
              </w:rPr>
              <w:t>线</w:t>
            </w:r>
          </w:p>
          <w:p w14:paraId="7BE4E65C">
            <w:pPr>
              <w:pStyle w:val="15"/>
              <w:spacing w:before="156" w:beforeLines="50"/>
              <w:ind w:firstLine="0" w:firstLineChars="0"/>
              <w:jc w:val="left"/>
              <w:rPr>
                <w:rFonts w:ascii="宋体" w:hAnsi="宋体"/>
                <w:sz w:val="18"/>
                <w:szCs w:val="18"/>
              </w:rPr>
            </w:pPr>
            <w:r>
              <w:rPr>
                <w:rFonts w:hint="eastAsia" w:ascii="宋体" w:hAnsi="宋体"/>
                <w:sz w:val="18"/>
                <w:szCs w:val="18"/>
              </w:rPr>
              <w:t>提供服务设备（二选一）：</w:t>
            </w:r>
          </w:p>
          <w:p w14:paraId="24059508">
            <w:pPr>
              <w:pStyle w:val="15"/>
              <w:ind w:firstLine="180" w:firstLineChars="100"/>
              <w:jc w:val="left"/>
              <w:rPr>
                <w:rFonts w:ascii="宋体" w:hAnsi="宋体"/>
                <w:sz w:val="18"/>
                <w:szCs w:val="18"/>
              </w:rPr>
            </w:pPr>
            <w:r>
              <w:rPr>
                <w:rFonts w:hint="eastAsia" w:ascii="宋体" w:hAnsi="宋体"/>
                <w:sz w:val="18"/>
                <w:szCs w:val="18"/>
              </w:rPr>
              <w:t>□ 高清摄像机设备1台/线</w:t>
            </w:r>
          </w:p>
          <w:p w14:paraId="39DF0C7A">
            <w:pPr>
              <w:pStyle w:val="15"/>
              <w:ind w:firstLine="180" w:firstLineChars="100"/>
              <w:jc w:val="left"/>
              <w:rPr>
                <w:rFonts w:ascii="宋体" w:hAnsi="宋体"/>
                <w:sz w:val="18"/>
                <w:szCs w:val="18"/>
              </w:rPr>
            </w:pPr>
            <w:r>
              <w:rPr>
                <w:rFonts w:hint="eastAsia" w:ascii="宋体" w:hAnsi="宋体"/>
                <w:sz w:val="18"/>
                <w:szCs w:val="18"/>
              </w:rPr>
              <w:t>□ 高清摄像机(WIFI云台)1台/线</w:t>
            </w:r>
          </w:p>
          <w:p w14:paraId="52514580">
            <w:pPr>
              <w:pStyle w:val="15"/>
              <w:spacing w:before="156" w:beforeLines="50"/>
              <w:ind w:firstLine="0" w:firstLineChars="0"/>
              <w:jc w:val="left"/>
              <w:rPr>
                <w:rFonts w:ascii="宋体" w:hAnsi="宋体"/>
                <w:sz w:val="18"/>
                <w:szCs w:val="18"/>
              </w:rPr>
            </w:pPr>
            <w:r>
              <w:rPr>
                <w:rFonts w:hint="eastAsia" w:ascii="宋体" w:hAnsi="宋体"/>
                <w:sz w:val="18"/>
                <w:szCs w:val="18"/>
              </w:rPr>
              <w:t>天翼云播服务（二选一）：</w:t>
            </w:r>
          </w:p>
          <w:p w14:paraId="26BA1FB6">
            <w:pPr>
              <w:pStyle w:val="15"/>
              <w:ind w:firstLine="180" w:firstLineChars="100"/>
              <w:jc w:val="left"/>
              <w:rPr>
                <w:rFonts w:ascii="宋体" w:hAnsi="宋体"/>
                <w:sz w:val="18"/>
                <w:szCs w:val="18"/>
              </w:rPr>
            </w:pPr>
            <w:r>
              <w:rPr>
                <w:rFonts w:hint="eastAsia" w:ascii="宋体" w:hAnsi="宋体"/>
                <w:sz w:val="18"/>
                <w:szCs w:val="18"/>
              </w:rPr>
              <w:t>□ 7天全天云回看服务</w:t>
            </w:r>
          </w:p>
          <w:p w14:paraId="002D2781">
            <w:pPr>
              <w:pStyle w:val="15"/>
              <w:ind w:left="417" w:leftChars="85" w:hanging="239" w:hangingChars="133"/>
              <w:jc w:val="left"/>
              <w:rPr>
                <w:rFonts w:ascii="宋体" w:hAnsi="宋体"/>
                <w:sz w:val="18"/>
                <w:szCs w:val="18"/>
              </w:rPr>
            </w:pPr>
            <w:r>
              <w:rPr>
                <w:rFonts w:hint="eastAsia" w:ascii="宋体" w:hAnsi="宋体"/>
                <w:sz w:val="18"/>
                <w:szCs w:val="18"/>
              </w:rPr>
              <w:t>□ 30天事件云回看服务</w:t>
            </w:r>
          </w:p>
          <w:p w14:paraId="39FE7AAF">
            <w:pPr>
              <w:pStyle w:val="15"/>
              <w:ind w:left="417" w:leftChars="85" w:hanging="239" w:hangingChars="133"/>
              <w:jc w:val="left"/>
              <w:rPr>
                <w:rFonts w:ascii="宋体" w:hAnsi="宋体"/>
                <w:sz w:val="18"/>
                <w:szCs w:val="18"/>
              </w:rPr>
            </w:pPr>
          </w:p>
          <w:p w14:paraId="041693E1">
            <w:pPr>
              <w:pStyle w:val="15"/>
              <w:ind w:left="76" w:leftChars="36" w:firstLine="0" w:firstLineChars="0"/>
              <w:jc w:val="left"/>
              <w:rPr>
                <w:rFonts w:ascii="宋体" w:hAnsi="宋体"/>
                <w:sz w:val="18"/>
                <w:szCs w:val="18"/>
              </w:rPr>
            </w:pPr>
            <w:r>
              <w:rPr>
                <w:rFonts w:hint="eastAsia" w:ascii="宋体" w:hAnsi="宋体"/>
                <w:sz w:val="18"/>
                <w:szCs w:val="18"/>
              </w:rPr>
              <w:t>提供视频汇聚服务、AI能力(画面异常巡检)、厨师服检测、厨师帽检测、口罩检测、抽烟检测、打电话检测、垃圾桶未盖盖检测、老鼠检测等。</w:t>
            </w:r>
          </w:p>
        </w:tc>
      </w:tr>
      <w:tr w14:paraId="2CFA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256" w:hRule="atLeast"/>
          <w:jc w:val="center"/>
        </w:trPr>
        <w:tc>
          <w:tcPr>
            <w:tcW w:w="2122" w:type="dxa"/>
            <w:noWrap w:val="0"/>
            <w:vAlign w:val="center"/>
          </w:tcPr>
          <w:p w14:paraId="49D193A6">
            <w:pPr>
              <w:jc w:val="center"/>
              <w:rPr>
                <w:rFonts w:ascii="宋体" w:hAnsi="宋体"/>
                <w:bCs/>
                <w:color w:val="000000"/>
                <w:sz w:val="18"/>
                <w:szCs w:val="18"/>
              </w:rPr>
            </w:pPr>
            <w:r>
              <w:rPr>
                <w:rFonts w:hint="eastAsia" w:ascii="宋体" w:hAnsi="宋体"/>
                <w:bCs/>
                <w:color w:val="000000"/>
                <w:sz w:val="18"/>
                <w:szCs w:val="18"/>
              </w:rPr>
              <w:t>天翼云电脑</w:t>
            </w:r>
          </w:p>
          <w:p w14:paraId="4160C1ED">
            <w:pPr>
              <w:jc w:val="center"/>
              <w:rPr>
                <w:rFonts w:ascii="宋体" w:hAnsi="宋体"/>
                <w:b/>
                <w:color w:val="000000"/>
                <w:sz w:val="16"/>
                <w:szCs w:val="16"/>
              </w:rPr>
            </w:pPr>
            <w:r>
              <w:rPr>
                <w:rFonts w:hint="eastAsia" w:ascii="宋体" w:hAnsi="宋体"/>
                <w:b/>
                <w:color w:val="000000"/>
                <w:sz w:val="16"/>
                <w:szCs w:val="16"/>
              </w:rPr>
              <w:t>（2选1，总共限1台）</w:t>
            </w:r>
          </w:p>
        </w:tc>
        <w:tc>
          <w:tcPr>
            <w:tcW w:w="7342" w:type="dxa"/>
            <w:gridSpan w:val="5"/>
            <w:noWrap w:val="0"/>
            <w:vAlign w:val="center"/>
          </w:tcPr>
          <w:p w14:paraId="236C1A83">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color w:val="000000"/>
                <w:sz w:val="18"/>
                <w:szCs w:val="18"/>
              </w:rPr>
              <w:t>订购</w:t>
            </w:r>
            <w:r>
              <w:rPr>
                <w:rFonts w:hint="eastAsia" w:ascii="宋体" w:hAnsi="宋体"/>
                <w:sz w:val="18"/>
                <w:szCs w:val="18"/>
              </w:rPr>
              <w:t>，95元/月/线，申请数：</w:t>
            </w:r>
            <w:r>
              <w:rPr>
                <w:rFonts w:hint="eastAsia" w:ascii="宋体" w:hAnsi="宋体"/>
                <w:color w:val="000000"/>
                <w:sz w:val="18"/>
                <w:szCs w:val="18"/>
              </w:rPr>
              <w:t>1</w:t>
            </w:r>
            <w:r>
              <w:rPr>
                <w:rFonts w:hint="eastAsia" w:ascii="宋体" w:hAnsi="宋体"/>
                <w:sz w:val="18"/>
                <w:szCs w:val="18"/>
              </w:rPr>
              <w:t>台</w:t>
            </w:r>
          </w:p>
          <w:p w14:paraId="00D1834C">
            <w:pPr>
              <w:pStyle w:val="15"/>
              <w:ind w:firstLine="0" w:firstLineChars="0"/>
              <w:jc w:val="left"/>
              <w:rPr>
                <w:rFonts w:ascii="宋体" w:hAnsi="宋体"/>
                <w:sz w:val="18"/>
                <w:szCs w:val="18"/>
              </w:rPr>
            </w:pPr>
            <w:r>
              <w:rPr>
                <w:rFonts w:hint="eastAsia" w:ascii="宋体" w:hAnsi="宋体"/>
                <w:sz w:val="18"/>
                <w:szCs w:val="18"/>
              </w:rPr>
              <w:t>NAT网关规格：小型；上行共享带宽：1M</w:t>
            </w:r>
          </w:p>
          <w:p w14:paraId="02953C52">
            <w:pPr>
              <w:pStyle w:val="15"/>
              <w:ind w:firstLine="0" w:firstLineChars="0"/>
              <w:jc w:val="left"/>
              <w:rPr>
                <w:rFonts w:ascii="宋体" w:hAnsi="宋体"/>
                <w:sz w:val="18"/>
                <w:szCs w:val="18"/>
              </w:rPr>
            </w:pPr>
            <w:r>
              <w:rPr>
                <w:rFonts w:hint="eastAsia" w:ascii="宋体" w:hAnsi="宋体"/>
                <w:sz w:val="18"/>
                <w:szCs w:val="18"/>
              </w:rPr>
              <w:t>产品规格配置：2vCPU/4G内存/80G系统盘；公共镜像：Windows Server 2016 Standard 64bit（win10体验）</w:t>
            </w:r>
          </w:p>
          <w:p w14:paraId="5CA805E8">
            <w:pPr>
              <w:pStyle w:val="15"/>
              <w:spacing w:line="200" w:lineRule="exact"/>
              <w:ind w:firstLine="0" w:firstLineChars="0"/>
              <w:jc w:val="left"/>
              <w:rPr>
                <w:rFonts w:ascii="宋体" w:hAnsi="宋体"/>
                <w:color w:val="000000"/>
                <w:sz w:val="18"/>
                <w:szCs w:val="18"/>
              </w:rPr>
            </w:pPr>
          </w:p>
          <w:p w14:paraId="33D169C7">
            <w:pPr>
              <w:pStyle w:val="15"/>
              <w:numPr>
                <w:ilvl w:val="0"/>
                <w:numId w:val="1"/>
              </w:numPr>
              <w:ind w:firstLineChars="0"/>
              <w:jc w:val="left"/>
              <w:rPr>
                <w:rFonts w:ascii="宋体" w:hAnsi="宋体"/>
                <w:sz w:val="18"/>
                <w:szCs w:val="18"/>
              </w:rPr>
            </w:pPr>
            <w:r>
              <w:rPr>
                <w:rFonts w:hint="eastAsia" w:ascii="宋体" w:hAnsi="宋体"/>
                <w:sz w:val="18"/>
                <w:szCs w:val="18"/>
              </w:rPr>
              <w:t>订购，169</w:t>
            </w:r>
            <w:r>
              <w:rPr>
                <w:rFonts w:hint="eastAsia" w:ascii="宋体" w:hAnsi="宋体"/>
                <w:bCs/>
                <w:sz w:val="18"/>
                <w:szCs w:val="18"/>
              </w:rPr>
              <w:t>元/月/线，申请数：</w:t>
            </w:r>
            <w:r>
              <w:rPr>
                <w:rFonts w:hint="eastAsia" w:ascii="宋体" w:hAnsi="宋体"/>
                <w:color w:val="000000"/>
                <w:sz w:val="18"/>
                <w:szCs w:val="18"/>
              </w:rPr>
              <w:t>1</w:t>
            </w:r>
            <w:r>
              <w:rPr>
                <w:rFonts w:hint="eastAsia" w:ascii="宋体" w:hAnsi="宋体"/>
                <w:bCs/>
                <w:sz w:val="18"/>
                <w:szCs w:val="18"/>
              </w:rPr>
              <w:t>台</w:t>
            </w:r>
          </w:p>
          <w:p w14:paraId="14CC34B8">
            <w:pPr>
              <w:jc w:val="left"/>
              <w:rPr>
                <w:rFonts w:ascii="宋体" w:hAnsi="宋体"/>
                <w:sz w:val="18"/>
                <w:szCs w:val="18"/>
              </w:rPr>
            </w:pPr>
            <w:r>
              <w:rPr>
                <w:rFonts w:hint="eastAsia" w:ascii="宋体" w:hAnsi="宋体"/>
                <w:sz w:val="18"/>
                <w:szCs w:val="18"/>
              </w:rPr>
              <w:t>NAT网关规格：小型；上行共享带宽：1M</w:t>
            </w:r>
          </w:p>
          <w:p w14:paraId="1180F450">
            <w:pPr>
              <w:jc w:val="left"/>
              <w:rPr>
                <w:rFonts w:ascii="宋体" w:hAnsi="宋体"/>
                <w:sz w:val="18"/>
                <w:szCs w:val="18"/>
              </w:rPr>
            </w:pPr>
            <w:r>
              <w:rPr>
                <w:rFonts w:hint="eastAsia" w:ascii="宋体" w:hAnsi="宋体"/>
                <w:sz w:val="18"/>
                <w:szCs w:val="18"/>
              </w:rPr>
              <w:t>产品规格配置：4vCPU/8G内存/80G系统盘；公共镜像：Windows Server 2016 Standard 64bit（win10体验）</w:t>
            </w:r>
          </w:p>
          <w:p w14:paraId="3C8EB95C">
            <w:pPr>
              <w:spacing w:line="360" w:lineRule="exact"/>
              <w:jc w:val="left"/>
              <w:rPr>
                <w:rFonts w:ascii="宋体" w:hAnsi="宋体"/>
                <w:sz w:val="18"/>
                <w:szCs w:val="18"/>
              </w:rPr>
            </w:pPr>
            <w:r>
              <w:rPr>
                <w:rFonts w:hint="eastAsia" w:ascii="宋体" w:hAnsi="宋体"/>
                <w:sz w:val="18"/>
                <w:szCs w:val="18"/>
              </w:rPr>
              <w:t>天翼云网账号邮箱：_</w:t>
            </w:r>
            <w:r>
              <w:rPr>
                <w:rFonts w:ascii="宋体" w:hAnsi="宋体"/>
                <w:sz w:val="18"/>
                <w:szCs w:val="18"/>
              </w:rPr>
              <w:t>________________________________</w:t>
            </w:r>
          </w:p>
          <w:p w14:paraId="13D5053F">
            <w:pPr>
              <w:spacing w:line="360" w:lineRule="exact"/>
              <w:jc w:val="left"/>
              <w:rPr>
                <w:rFonts w:ascii="宋体" w:hAnsi="宋体"/>
                <w:sz w:val="18"/>
                <w:szCs w:val="18"/>
              </w:rPr>
            </w:pPr>
            <w:r>
              <w:rPr>
                <w:rFonts w:hint="eastAsia" w:ascii="宋体" w:hAnsi="宋体"/>
                <w:sz w:val="18"/>
                <w:szCs w:val="18"/>
              </w:rPr>
              <w:t>激活邮箱：_</w:t>
            </w:r>
            <w:r>
              <w:rPr>
                <w:rFonts w:ascii="宋体" w:hAnsi="宋体"/>
                <w:sz w:val="18"/>
                <w:szCs w:val="18"/>
              </w:rPr>
              <w:t>______________________</w:t>
            </w:r>
            <w:r>
              <w:rPr>
                <w:rFonts w:hint="eastAsia" w:ascii="宋体" w:hAnsi="宋体"/>
                <w:sz w:val="18"/>
                <w:szCs w:val="18"/>
              </w:rPr>
              <w:t>_</w:t>
            </w:r>
            <w:r>
              <w:rPr>
                <w:rFonts w:ascii="宋体" w:hAnsi="宋体"/>
                <w:sz w:val="18"/>
                <w:szCs w:val="18"/>
              </w:rPr>
              <w:t>_________________</w:t>
            </w:r>
          </w:p>
          <w:p w14:paraId="1F183F94">
            <w:pPr>
              <w:spacing w:line="360" w:lineRule="exact"/>
              <w:jc w:val="left"/>
              <w:rPr>
                <w:rFonts w:ascii="宋体" w:hAnsi="宋体"/>
                <w:sz w:val="18"/>
                <w:szCs w:val="18"/>
              </w:rPr>
            </w:pPr>
            <w:r>
              <w:rPr>
                <w:rFonts w:hint="eastAsia" w:ascii="宋体" w:hAnsi="宋体"/>
                <w:sz w:val="18"/>
                <w:szCs w:val="18"/>
              </w:rPr>
              <w:t>云电脑用户名：_</w:t>
            </w:r>
            <w:r>
              <w:rPr>
                <w:rFonts w:ascii="宋体" w:hAnsi="宋体"/>
                <w:sz w:val="18"/>
                <w:szCs w:val="18"/>
              </w:rPr>
              <w:t>______________________</w:t>
            </w:r>
            <w:r>
              <w:rPr>
                <w:rFonts w:hint="eastAsia" w:ascii="宋体" w:hAnsi="宋体"/>
                <w:sz w:val="18"/>
                <w:szCs w:val="18"/>
              </w:rPr>
              <w:t>_</w:t>
            </w:r>
            <w:r>
              <w:rPr>
                <w:rFonts w:ascii="宋体" w:hAnsi="宋体"/>
                <w:sz w:val="18"/>
                <w:szCs w:val="18"/>
              </w:rPr>
              <w:t>____(</w:t>
            </w:r>
            <w:r>
              <w:rPr>
                <w:rFonts w:hint="eastAsia" w:ascii="宋体" w:hAnsi="宋体"/>
                <w:sz w:val="18"/>
                <w:szCs w:val="18"/>
              </w:rPr>
              <w:t>默认</w:t>
            </w:r>
            <w:r>
              <w:rPr>
                <w:rFonts w:ascii="宋体" w:hAnsi="宋体"/>
                <w:sz w:val="18"/>
                <w:szCs w:val="18"/>
              </w:rPr>
              <w:t>YZM001)</w:t>
            </w:r>
          </w:p>
        </w:tc>
      </w:tr>
      <w:tr w14:paraId="153E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009" w:hRule="atLeast"/>
          <w:jc w:val="center"/>
        </w:trPr>
        <w:tc>
          <w:tcPr>
            <w:tcW w:w="2122" w:type="dxa"/>
            <w:noWrap w:val="0"/>
            <w:vAlign w:val="center"/>
          </w:tcPr>
          <w:p w14:paraId="61D8A5C7">
            <w:pPr>
              <w:jc w:val="center"/>
              <w:rPr>
                <w:rFonts w:ascii="宋体" w:hAnsi="宋体"/>
                <w:bCs/>
                <w:color w:val="000000"/>
                <w:sz w:val="18"/>
                <w:szCs w:val="18"/>
              </w:rPr>
            </w:pPr>
            <w:r>
              <w:rPr>
                <w:rFonts w:hint="eastAsia" w:ascii="宋体" w:hAnsi="宋体"/>
                <w:bCs/>
                <w:color w:val="000000"/>
                <w:sz w:val="18"/>
                <w:szCs w:val="18"/>
              </w:rPr>
              <w:t>4K IPTV</w:t>
            </w:r>
          </w:p>
        </w:tc>
        <w:tc>
          <w:tcPr>
            <w:tcW w:w="7342" w:type="dxa"/>
            <w:gridSpan w:val="5"/>
            <w:noWrap w:val="0"/>
            <w:vAlign w:val="center"/>
          </w:tcPr>
          <w:p w14:paraId="162A1708">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订购，19元/月/线，申请线数：1线</w:t>
            </w:r>
          </w:p>
          <w:p w14:paraId="78C71E6F">
            <w:pPr>
              <w:jc w:val="left"/>
              <w:rPr>
                <w:rFonts w:ascii="宋体" w:hAnsi="宋体"/>
                <w:color w:val="000000"/>
                <w:sz w:val="18"/>
                <w:szCs w:val="18"/>
              </w:rPr>
            </w:pPr>
            <w:r>
              <w:rPr>
                <w:rFonts w:hint="eastAsia" w:ascii="宋体" w:hAnsi="宋体"/>
                <w:color w:val="000000"/>
                <w:sz w:val="18"/>
                <w:szCs w:val="18"/>
              </w:rPr>
              <w:t>开通一线4K 高清智能IPTV功能，提供4K IPTV高清智能机顶盒一台</w:t>
            </w:r>
          </w:p>
        </w:tc>
      </w:tr>
      <w:tr w14:paraId="44F75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71" w:hRule="atLeast"/>
          <w:jc w:val="center"/>
        </w:trPr>
        <w:tc>
          <w:tcPr>
            <w:tcW w:w="2122" w:type="dxa"/>
            <w:noWrap w:val="0"/>
            <w:vAlign w:val="center"/>
          </w:tcPr>
          <w:p w14:paraId="1C9781EC">
            <w:pPr>
              <w:jc w:val="center"/>
              <w:rPr>
                <w:rFonts w:ascii="宋体" w:hAnsi="宋体"/>
                <w:bCs/>
                <w:color w:val="000000"/>
                <w:sz w:val="18"/>
                <w:szCs w:val="18"/>
              </w:rPr>
            </w:pPr>
            <w:r>
              <w:rPr>
                <w:rFonts w:hint="eastAsia" w:ascii="宋体" w:hAnsi="宋体"/>
                <w:bCs/>
                <w:color w:val="000000"/>
                <w:sz w:val="18"/>
                <w:szCs w:val="18"/>
              </w:rPr>
              <w:t>云K歌</w:t>
            </w:r>
          </w:p>
          <w:p w14:paraId="1ADC37ED">
            <w:pPr>
              <w:jc w:val="center"/>
              <w:rPr>
                <w:rFonts w:ascii="宋体" w:hAnsi="宋体"/>
                <w:bCs/>
                <w:color w:val="000000"/>
                <w:sz w:val="18"/>
                <w:szCs w:val="18"/>
              </w:rPr>
            </w:pPr>
            <w:r>
              <w:rPr>
                <w:rFonts w:hint="eastAsia" w:ascii="宋体" w:hAnsi="宋体"/>
                <w:b/>
                <w:color w:val="000000"/>
                <w:sz w:val="18"/>
                <w:szCs w:val="18"/>
              </w:rPr>
              <w:t>（须同时订购4K IPTV）</w:t>
            </w:r>
          </w:p>
        </w:tc>
        <w:tc>
          <w:tcPr>
            <w:tcW w:w="7342" w:type="dxa"/>
            <w:gridSpan w:val="5"/>
            <w:noWrap w:val="0"/>
            <w:vAlign w:val="center"/>
          </w:tcPr>
          <w:p w14:paraId="23992522">
            <w:pPr>
              <w:pStyle w:val="15"/>
              <w:numPr>
                <w:ilvl w:val="0"/>
                <w:numId w:val="1"/>
              </w:numPr>
              <w:ind w:firstLineChars="0"/>
              <w:rPr>
                <w:rFonts w:ascii="宋体" w:hAnsi="宋体"/>
                <w:color w:val="000000"/>
                <w:sz w:val="18"/>
                <w:szCs w:val="18"/>
              </w:rPr>
            </w:pPr>
            <w:r>
              <w:rPr>
                <w:rFonts w:hint="eastAsia" w:ascii="宋体" w:hAnsi="宋体"/>
                <w:color w:val="000000"/>
                <w:sz w:val="18"/>
                <w:szCs w:val="18"/>
              </w:rPr>
              <w:t>订购，49元/月/线，申请线数：1线</w:t>
            </w:r>
          </w:p>
          <w:p w14:paraId="0F0403EA">
            <w:pPr>
              <w:tabs>
                <w:tab w:val="left" w:pos="360"/>
              </w:tabs>
              <w:spacing w:before="156" w:beforeLines="50"/>
              <w:jc w:val="left"/>
              <w:rPr>
                <w:rFonts w:ascii="宋体" w:hAnsi="宋体"/>
                <w:color w:val="000000"/>
                <w:sz w:val="18"/>
                <w:szCs w:val="18"/>
              </w:rPr>
            </w:pPr>
            <w:r>
              <w:rPr>
                <w:rFonts w:hint="eastAsia" w:ascii="宋体" w:hAnsi="宋体"/>
                <w:color w:val="000000"/>
                <w:sz w:val="18"/>
                <w:szCs w:val="18"/>
              </w:rPr>
              <w:t>提供云K歌终端一套，有效期内可享云K歌2年会员权益</w:t>
            </w:r>
          </w:p>
        </w:tc>
      </w:tr>
      <w:tr w14:paraId="66915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489" w:hRule="atLeast"/>
          <w:jc w:val="center"/>
        </w:trPr>
        <w:tc>
          <w:tcPr>
            <w:tcW w:w="2122" w:type="dxa"/>
            <w:noWrap w:val="0"/>
            <w:vAlign w:val="center"/>
          </w:tcPr>
          <w:p w14:paraId="2BE61B19">
            <w:pPr>
              <w:jc w:val="center"/>
              <w:rPr>
                <w:rFonts w:ascii="宋体" w:hAnsi="宋体"/>
                <w:bCs/>
                <w:color w:val="000000"/>
                <w:sz w:val="18"/>
                <w:szCs w:val="18"/>
              </w:rPr>
            </w:pPr>
            <w:r>
              <w:rPr>
                <w:rFonts w:hint="eastAsia" w:ascii="宋体" w:hAnsi="宋体"/>
                <w:bCs/>
                <w:color w:val="000000"/>
                <w:sz w:val="18"/>
                <w:szCs w:val="18"/>
              </w:rPr>
              <w:t>商务彩铃助手功能包（移动/固话）</w:t>
            </w:r>
          </w:p>
        </w:tc>
        <w:tc>
          <w:tcPr>
            <w:tcW w:w="7342" w:type="dxa"/>
            <w:gridSpan w:val="5"/>
            <w:noWrap w:val="0"/>
            <w:vAlign w:val="center"/>
          </w:tcPr>
          <w:p w14:paraId="43367758">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订购，30元/月/线，申请线数：1线</w:t>
            </w:r>
          </w:p>
          <w:p w14:paraId="4076145C">
            <w:pPr>
              <w:widowControl/>
              <w:jc w:val="left"/>
              <w:rPr>
                <w:rFonts w:ascii="宋体" w:hAnsi="宋体"/>
                <w:color w:val="000000"/>
                <w:sz w:val="18"/>
                <w:szCs w:val="18"/>
              </w:rPr>
            </w:pPr>
            <w:r>
              <w:rPr>
                <w:rFonts w:hint="eastAsia" w:ascii="宋体" w:hAnsi="宋体"/>
                <w:bCs/>
                <w:color w:val="000000"/>
                <w:sz w:val="18"/>
                <w:szCs w:val="18"/>
              </w:rPr>
              <w:t>固话用户仅限固话与商云通设备开通。包含：开通当月享受1次免费的铃音录制，次月起一年内（实际使用年，非自然年）再享受1次免费的铃音录制，如超出则收取300元/首的彩铃制作费用；上传自行录制的铃音不收取费用。</w:t>
            </w:r>
          </w:p>
        </w:tc>
      </w:tr>
      <w:tr w14:paraId="248E6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928" w:hRule="atLeast"/>
          <w:jc w:val="center"/>
        </w:trPr>
        <w:tc>
          <w:tcPr>
            <w:tcW w:w="2122" w:type="dxa"/>
            <w:noWrap w:val="0"/>
            <w:vAlign w:val="center"/>
          </w:tcPr>
          <w:p w14:paraId="735F21A7">
            <w:pPr>
              <w:jc w:val="center"/>
              <w:rPr>
                <w:rFonts w:ascii="宋体" w:hAnsi="宋体"/>
                <w:bCs/>
                <w:color w:val="000000"/>
                <w:sz w:val="18"/>
                <w:szCs w:val="18"/>
              </w:rPr>
            </w:pPr>
            <w:r>
              <w:rPr>
                <w:rFonts w:hint="eastAsia" w:ascii="宋体" w:hAnsi="宋体"/>
                <w:bCs/>
                <w:color w:val="000000"/>
                <w:sz w:val="18"/>
                <w:szCs w:val="18"/>
              </w:rPr>
              <w:t>翼名片</w:t>
            </w:r>
          </w:p>
          <w:p w14:paraId="7EC17DAC">
            <w:pPr>
              <w:spacing w:line="240" w:lineRule="exact"/>
              <w:jc w:val="center"/>
              <w:rPr>
                <w:rFonts w:ascii="宋体" w:hAnsi="宋体"/>
                <w:bCs/>
                <w:color w:val="000000"/>
                <w:sz w:val="18"/>
                <w:szCs w:val="18"/>
              </w:rPr>
            </w:pPr>
            <w:r>
              <w:rPr>
                <w:rFonts w:hint="eastAsia" w:ascii="宋体" w:hAnsi="宋体"/>
                <w:bCs/>
                <w:color w:val="000000"/>
                <w:sz w:val="18"/>
                <w:szCs w:val="18"/>
              </w:rPr>
              <w:t>（仅限手机及部分固话开通）</w:t>
            </w:r>
          </w:p>
        </w:tc>
        <w:tc>
          <w:tcPr>
            <w:tcW w:w="7342" w:type="dxa"/>
            <w:gridSpan w:val="5"/>
            <w:noWrap w:val="0"/>
            <w:vAlign w:val="center"/>
          </w:tcPr>
          <w:p w14:paraId="76FC2409">
            <w:pPr>
              <w:pStyle w:val="15"/>
              <w:numPr>
                <w:ilvl w:val="0"/>
                <w:numId w:val="1"/>
              </w:numPr>
              <w:ind w:firstLineChars="0"/>
              <w:jc w:val="left"/>
              <w:rPr>
                <w:rFonts w:ascii="宋体" w:hAnsi="宋体"/>
                <w:color w:val="000000"/>
                <w:sz w:val="18"/>
                <w:szCs w:val="18"/>
              </w:rPr>
            </w:pPr>
            <w:r>
              <w:rPr>
                <w:rFonts w:hint="eastAsia" w:ascii="宋体" w:hAnsi="宋体"/>
                <w:color w:val="000000"/>
                <w:sz w:val="18"/>
                <w:szCs w:val="18"/>
              </w:rPr>
              <w:t>订购，59</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4EC6981C">
            <w:pPr>
              <w:jc w:val="left"/>
              <w:rPr>
                <w:rFonts w:ascii="宋体" w:hAnsi="宋体"/>
                <w:color w:val="000000"/>
                <w:sz w:val="18"/>
                <w:szCs w:val="18"/>
              </w:rPr>
            </w:pPr>
            <w:r>
              <w:rPr>
                <w:rFonts w:hint="eastAsia" w:ascii="宋体" w:hAnsi="宋体"/>
                <w:color w:val="000000"/>
                <w:sz w:val="18"/>
                <w:szCs w:val="18"/>
              </w:rPr>
              <w:t>包含：660次/月/个的名片推送（来电、挂机共享条数），超出后自动停止发送。</w:t>
            </w:r>
          </w:p>
        </w:tc>
      </w:tr>
      <w:tr w14:paraId="297F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265" w:hRule="atLeast"/>
          <w:jc w:val="center"/>
        </w:trPr>
        <w:tc>
          <w:tcPr>
            <w:tcW w:w="2122" w:type="dxa"/>
            <w:noWrap w:val="0"/>
            <w:vAlign w:val="center"/>
          </w:tcPr>
          <w:p w14:paraId="5CDBA26D">
            <w:pPr>
              <w:jc w:val="center"/>
              <w:rPr>
                <w:rFonts w:ascii="宋体" w:hAnsi="宋体"/>
                <w:bCs/>
                <w:color w:val="000000"/>
                <w:sz w:val="18"/>
                <w:szCs w:val="18"/>
              </w:rPr>
            </w:pPr>
            <w:r>
              <w:rPr>
                <w:rFonts w:hint="eastAsia" w:ascii="宋体" w:hAnsi="宋体"/>
                <w:bCs/>
                <w:color w:val="000000"/>
                <w:sz w:val="18"/>
                <w:szCs w:val="18"/>
              </w:rPr>
              <w:t>来电名片（固话版）</w:t>
            </w:r>
          </w:p>
        </w:tc>
        <w:tc>
          <w:tcPr>
            <w:tcW w:w="7342" w:type="dxa"/>
            <w:gridSpan w:val="5"/>
            <w:noWrap w:val="0"/>
            <w:vAlign w:val="center"/>
          </w:tcPr>
          <w:p w14:paraId="12FA826C">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订购，10</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4BE1701C">
            <w:pPr>
              <w:pStyle w:val="15"/>
              <w:ind w:firstLine="0" w:firstLineChars="0"/>
              <w:jc w:val="left"/>
              <w:rPr>
                <w:rFonts w:ascii="宋体" w:hAnsi="宋体"/>
                <w:color w:val="000000"/>
                <w:sz w:val="18"/>
                <w:szCs w:val="18"/>
              </w:rPr>
            </w:pPr>
            <w:r>
              <w:rPr>
                <w:rFonts w:hint="eastAsia" w:ascii="宋体" w:hAnsi="宋体"/>
                <w:color w:val="000000"/>
                <w:sz w:val="18"/>
                <w:szCs w:val="18"/>
              </w:rPr>
              <w:t>提供180次/月/个的名片推送，超出后自动停止发送。（仅限固话开通）</w:t>
            </w:r>
          </w:p>
        </w:tc>
      </w:tr>
      <w:tr w14:paraId="0185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322" w:hRule="atLeast"/>
          <w:jc w:val="center"/>
        </w:trPr>
        <w:tc>
          <w:tcPr>
            <w:tcW w:w="2122" w:type="dxa"/>
            <w:noWrap w:val="0"/>
            <w:vAlign w:val="center"/>
          </w:tcPr>
          <w:p w14:paraId="256B1340">
            <w:pPr>
              <w:jc w:val="center"/>
              <w:rPr>
                <w:rFonts w:ascii="宋体" w:hAnsi="宋体"/>
                <w:bCs/>
                <w:color w:val="000000"/>
                <w:sz w:val="18"/>
                <w:szCs w:val="18"/>
              </w:rPr>
            </w:pPr>
            <w:r>
              <w:rPr>
                <w:rFonts w:hint="eastAsia" w:ascii="宋体" w:hAnsi="宋体"/>
                <w:bCs/>
                <w:color w:val="000000"/>
                <w:sz w:val="18"/>
                <w:szCs w:val="18"/>
              </w:rPr>
              <w:t>通信助理尊享版</w:t>
            </w:r>
          </w:p>
          <w:p w14:paraId="50EB3E17">
            <w:pPr>
              <w:jc w:val="center"/>
              <w:rPr>
                <w:rFonts w:ascii="宋体" w:hAnsi="宋体"/>
                <w:bCs/>
                <w:color w:val="000000"/>
                <w:sz w:val="18"/>
                <w:szCs w:val="18"/>
              </w:rPr>
            </w:pPr>
            <w:r>
              <w:rPr>
                <w:rFonts w:hint="eastAsia" w:ascii="宋体" w:hAnsi="宋体"/>
                <w:color w:val="000000"/>
                <w:sz w:val="18"/>
                <w:szCs w:val="18"/>
              </w:rPr>
              <w:t>（仅限手机开通）</w:t>
            </w:r>
          </w:p>
        </w:tc>
        <w:tc>
          <w:tcPr>
            <w:tcW w:w="7342" w:type="dxa"/>
            <w:gridSpan w:val="5"/>
            <w:noWrap w:val="0"/>
            <w:vAlign w:val="center"/>
          </w:tcPr>
          <w:p w14:paraId="645D1D2B">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订购，9</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13CD9C29">
            <w:pPr>
              <w:jc w:val="left"/>
              <w:rPr>
                <w:rFonts w:ascii="宋体" w:hAnsi="宋体"/>
                <w:color w:val="000000"/>
                <w:sz w:val="18"/>
                <w:szCs w:val="18"/>
              </w:rPr>
            </w:pPr>
            <w:r>
              <w:rPr>
                <w:rFonts w:hint="eastAsia" w:ascii="宋体" w:hAnsi="宋体"/>
                <w:color w:val="000000"/>
                <w:sz w:val="18"/>
                <w:szCs w:val="18"/>
              </w:rPr>
              <w:t>1 提供漏话提醒服务</w:t>
            </w:r>
          </w:p>
          <w:p w14:paraId="564632A9">
            <w:pPr>
              <w:jc w:val="left"/>
              <w:rPr>
                <w:rFonts w:ascii="宋体" w:hAnsi="宋体"/>
                <w:color w:val="000000"/>
                <w:sz w:val="18"/>
                <w:szCs w:val="18"/>
              </w:rPr>
            </w:pPr>
            <w:r>
              <w:rPr>
                <w:rFonts w:hint="eastAsia" w:ascii="宋体" w:hAnsi="宋体"/>
                <w:color w:val="000000"/>
                <w:sz w:val="18"/>
                <w:szCs w:val="18"/>
              </w:rPr>
              <w:t>2 提供留言信箱或智能助理服务（二选一）</w:t>
            </w:r>
          </w:p>
        </w:tc>
      </w:tr>
      <w:tr w14:paraId="20E5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950" w:hRule="atLeast"/>
          <w:jc w:val="center"/>
        </w:trPr>
        <w:tc>
          <w:tcPr>
            <w:tcW w:w="2122" w:type="dxa"/>
            <w:noWrap w:val="0"/>
            <w:vAlign w:val="center"/>
          </w:tcPr>
          <w:p w14:paraId="4C1D9D96">
            <w:pPr>
              <w:jc w:val="center"/>
              <w:rPr>
                <w:rFonts w:ascii="宋体" w:hAnsi="宋体"/>
                <w:bCs/>
                <w:color w:val="000000"/>
                <w:sz w:val="18"/>
                <w:szCs w:val="18"/>
              </w:rPr>
            </w:pPr>
            <w:r>
              <w:rPr>
                <w:rFonts w:hint="eastAsia" w:ascii="宋体" w:hAnsi="宋体"/>
                <w:bCs/>
                <w:color w:val="000000"/>
                <w:sz w:val="18"/>
                <w:szCs w:val="18"/>
              </w:rPr>
              <w:t>商务视频彩铃个付成员包</w:t>
            </w:r>
          </w:p>
          <w:p w14:paraId="6A7938A0">
            <w:pPr>
              <w:jc w:val="center"/>
              <w:rPr>
                <w:rFonts w:ascii="宋体" w:hAnsi="宋体"/>
                <w:bCs/>
                <w:color w:val="000000"/>
                <w:sz w:val="18"/>
                <w:szCs w:val="18"/>
              </w:rPr>
            </w:pPr>
            <w:r>
              <w:rPr>
                <w:rFonts w:hint="eastAsia" w:ascii="宋体" w:hAnsi="宋体"/>
                <w:bCs/>
                <w:color w:val="000000"/>
                <w:sz w:val="18"/>
                <w:szCs w:val="18"/>
              </w:rPr>
              <w:t>（仅限手机及部分固话开通）</w:t>
            </w:r>
          </w:p>
          <w:p w14:paraId="48C251BD">
            <w:pPr>
              <w:jc w:val="center"/>
              <w:rPr>
                <w:rFonts w:ascii="宋体" w:hAnsi="宋体"/>
                <w:b/>
                <w:color w:val="000000"/>
                <w:sz w:val="18"/>
                <w:szCs w:val="18"/>
              </w:rPr>
            </w:pPr>
            <w:r>
              <w:rPr>
                <w:rFonts w:hint="eastAsia" w:ascii="宋体" w:hAnsi="宋体"/>
                <w:b/>
                <w:color w:val="000000"/>
                <w:sz w:val="16"/>
                <w:szCs w:val="16"/>
              </w:rPr>
              <w:t>（2选1，总共限1线）</w:t>
            </w:r>
          </w:p>
        </w:tc>
        <w:tc>
          <w:tcPr>
            <w:tcW w:w="7342" w:type="dxa"/>
            <w:gridSpan w:val="5"/>
            <w:noWrap w:val="0"/>
            <w:vAlign w:val="center"/>
          </w:tcPr>
          <w:p w14:paraId="53ADD73D">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订购，10</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57DAAA31">
            <w:pPr>
              <w:pStyle w:val="15"/>
              <w:ind w:firstLine="0" w:firstLineChars="0"/>
              <w:jc w:val="left"/>
              <w:rPr>
                <w:rFonts w:ascii="宋体" w:hAnsi="宋体"/>
                <w:color w:val="000000"/>
                <w:sz w:val="18"/>
                <w:szCs w:val="18"/>
              </w:rPr>
            </w:pPr>
            <w:r>
              <w:rPr>
                <w:rFonts w:hint="eastAsia" w:ascii="宋体" w:hAnsi="宋体"/>
                <w:color w:val="000000"/>
                <w:sz w:val="18"/>
                <w:szCs w:val="18"/>
              </w:rPr>
              <w:t>1 提供商务音视频彩铃服务</w:t>
            </w:r>
          </w:p>
          <w:p w14:paraId="4C588B26">
            <w:pPr>
              <w:pStyle w:val="15"/>
              <w:ind w:firstLine="0" w:firstLineChars="0"/>
              <w:jc w:val="left"/>
              <w:rPr>
                <w:rFonts w:ascii="宋体" w:hAnsi="宋体"/>
                <w:color w:val="000000"/>
                <w:sz w:val="18"/>
                <w:szCs w:val="18"/>
              </w:rPr>
            </w:pPr>
            <w:r>
              <w:rPr>
                <w:rFonts w:hint="eastAsia" w:ascii="宋体" w:hAnsi="宋体"/>
                <w:color w:val="000000"/>
                <w:sz w:val="18"/>
                <w:szCs w:val="18"/>
              </w:rPr>
              <w:t>2 提供默认加载音视频彩铃服务</w:t>
            </w:r>
          </w:p>
          <w:p w14:paraId="67C87257">
            <w:pPr>
              <w:pStyle w:val="15"/>
              <w:spacing w:line="200" w:lineRule="exact"/>
              <w:ind w:firstLine="0" w:firstLineChars="0"/>
              <w:jc w:val="left"/>
              <w:rPr>
                <w:rFonts w:ascii="宋体" w:hAnsi="宋体"/>
                <w:color w:val="000000"/>
                <w:sz w:val="18"/>
                <w:szCs w:val="18"/>
              </w:rPr>
            </w:pPr>
          </w:p>
          <w:p w14:paraId="3EABDEAB">
            <w:pPr>
              <w:pStyle w:val="15"/>
              <w:numPr>
                <w:ilvl w:val="0"/>
                <w:numId w:val="1"/>
              </w:numPr>
              <w:ind w:firstLineChars="0"/>
              <w:jc w:val="left"/>
              <w:rPr>
                <w:rFonts w:ascii="宋体" w:hAnsi="宋体"/>
                <w:color w:val="000000"/>
                <w:sz w:val="18"/>
                <w:szCs w:val="18"/>
              </w:rPr>
            </w:pPr>
            <w:r>
              <w:rPr>
                <w:rFonts w:hint="eastAsia" w:ascii="宋体" w:hAnsi="宋体"/>
                <w:color w:val="000000"/>
                <w:sz w:val="18"/>
                <w:szCs w:val="18"/>
              </w:rPr>
              <w:t>订购，25</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183D0F62">
            <w:pPr>
              <w:jc w:val="left"/>
              <w:rPr>
                <w:rFonts w:ascii="宋体" w:hAnsi="宋体"/>
                <w:color w:val="000000"/>
                <w:sz w:val="18"/>
                <w:szCs w:val="18"/>
              </w:rPr>
            </w:pPr>
            <w:r>
              <w:rPr>
                <w:rFonts w:hint="eastAsia" w:ascii="宋体" w:hAnsi="宋体"/>
                <w:color w:val="000000"/>
                <w:sz w:val="18"/>
                <w:szCs w:val="18"/>
              </w:rPr>
              <w:t>1 提供商务音视频彩铃服务</w:t>
            </w:r>
          </w:p>
          <w:p w14:paraId="1CC04A10">
            <w:pPr>
              <w:jc w:val="left"/>
              <w:rPr>
                <w:rFonts w:ascii="宋体" w:hAnsi="宋体"/>
                <w:color w:val="000000"/>
                <w:sz w:val="18"/>
                <w:szCs w:val="18"/>
              </w:rPr>
            </w:pPr>
            <w:r>
              <w:rPr>
                <w:rFonts w:hint="eastAsia" w:ascii="宋体" w:hAnsi="宋体"/>
                <w:color w:val="000000"/>
                <w:sz w:val="18"/>
                <w:szCs w:val="18"/>
              </w:rPr>
              <w:t>2 提供默认加载音视频彩铃服务</w:t>
            </w:r>
          </w:p>
          <w:p w14:paraId="28CA3486">
            <w:pPr>
              <w:jc w:val="left"/>
              <w:rPr>
                <w:rFonts w:ascii="宋体" w:hAnsi="宋体"/>
                <w:color w:val="000000"/>
                <w:sz w:val="18"/>
                <w:szCs w:val="18"/>
              </w:rPr>
            </w:pPr>
            <w:r>
              <w:rPr>
                <w:rFonts w:hint="eastAsia" w:ascii="宋体" w:hAnsi="宋体"/>
                <w:color w:val="000000"/>
                <w:sz w:val="18"/>
                <w:szCs w:val="18"/>
              </w:rPr>
              <w:t>3 提供普通商务音视频模板权益</w:t>
            </w:r>
          </w:p>
        </w:tc>
      </w:tr>
      <w:tr w14:paraId="4783A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896" w:hRule="atLeast"/>
          <w:jc w:val="center"/>
        </w:trPr>
        <w:tc>
          <w:tcPr>
            <w:tcW w:w="2122" w:type="dxa"/>
            <w:noWrap w:val="0"/>
            <w:vAlign w:val="center"/>
          </w:tcPr>
          <w:p w14:paraId="2C32A32D">
            <w:pPr>
              <w:jc w:val="center"/>
              <w:rPr>
                <w:rFonts w:ascii="宋体" w:hAnsi="宋体"/>
                <w:bCs/>
                <w:color w:val="000000"/>
                <w:sz w:val="18"/>
                <w:szCs w:val="18"/>
              </w:rPr>
            </w:pPr>
            <w:bookmarkStart w:id="2" w:name="_Hlk180594049"/>
            <w:bookmarkStart w:id="3" w:name="_Hlk181369308"/>
            <w:r>
              <w:rPr>
                <w:rFonts w:hint="eastAsia" w:ascii="宋体" w:hAnsi="宋体"/>
                <w:bCs/>
                <w:color w:val="000000"/>
                <w:sz w:val="18"/>
                <w:szCs w:val="18"/>
              </w:rPr>
              <w:t>天翼云图AI智能海报</w:t>
            </w:r>
            <w:bookmarkEnd w:id="2"/>
          </w:p>
        </w:tc>
        <w:tc>
          <w:tcPr>
            <w:tcW w:w="7342" w:type="dxa"/>
            <w:gridSpan w:val="5"/>
            <w:noWrap w:val="0"/>
            <w:vAlign w:val="center"/>
          </w:tcPr>
          <w:p w14:paraId="2186C064">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订购，20</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522CB62B">
            <w:pPr>
              <w:pStyle w:val="15"/>
              <w:numPr>
                <w:ilvl w:val="0"/>
                <w:numId w:val="1"/>
              </w:numPr>
              <w:tabs>
                <w:tab w:val="left" w:pos="640"/>
                <w:tab w:val="clear" w:pos="360"/>
              </w:tabs>
              <w:spacing w:before="156" w:beforeLines="50"/>
              <w:ind w:left="623" w:hanging="403" w:firstLineChars="0"/>
              <w:jc w:val="left"/>
              <w:rPr>
                <w:rFonts w:ascii="宋体" w:hAnsi="宋体"/>
                <w:color w:val="000000"/>
                <w:sz w:val="18"/>
                <w:szCs w:val="18"/>
              </w:rPr>
            </w:pPr>
            <w:r>
              <w:rPr>
                <w:rFonts w:hint="eastAsia" w:ascii="宋体" w:hAnsi="宋体"/>
                <w:color w:val="000000"/>
                <w:sz w:val="18"/>
                <w:szCs w:val="18"/>
              </w:rPr>
              <w:t>加载在在用的移动业务号码上（所加载的移动业务号码须为政企属性），移动号码为：</w:t>
            </w:r>
            <w:r>
              <w:rPr>
                <w:rFonts w:hint="eastAsia" w:ascii="宋体" w:hAnsi="宋体"/>
                <w:sz w:val="18"/>
                <w:szCs w:val="18"/>
              </w:rPr>
              <w:t>_</w:t>
            </w:r>
            <w:r>
              <w:rPr>
                <w:rFonts w:ascii="宋体" w:hAnsi="宋体"/>
                <w:sz w:val="18"/>
                <w:szCs w:val="18"/>
              </w:rPr>
              <w:t>___________________</w:t>
            </w:r>
          </w:p>
          <w:p w14:paraId="1FB9CBEE">
            <w:pPr>
              <w:pStyle w:val="15"/>
              <w:numPr>
                <w:ilvl w:val="0"/>
                <w:numId w:val="1"/>
              </w:numPr>
              <w:tabs>
                <w:tab w:val="left" w:pos="640"/>
                <w:tab w:val="clear" w:pos="360"/>
              </w:tabs>
              <w:spacing w:before="156" w:beforeLines="50"/>
              <w:ind w:left="623" w:hanging="403" w:firstLineChars="0"/>
              <w:jc w:val="left"/>
            </w:pPr>
            <w:r>
              <w:rPr>
                <w:rFonts w:hint="eastAsia" w:ascii="宋体" w:hAnsi="宋体"/>
                <w:sz w:val="18"/>
                <w:szCs w:val="18"/>
              </w:rPr>
              <w:t>加载在</w:t>
            </w:r>
            <w:r>
              <w:rPr>
                <w:rFonts w:hint="eastAsia" w:ascii="宋体" w:hAnsi="宋体"/>
                <w:color w:val="000000"/>
                <w:sz w:val="18"/>
                <w:szCs w:val="18"/>
              </w:rPr>
              <w:t>本套餐中</w:t>
            </w:r>
            <w:r>
              <w:rPr>
                <w:rFonts w:hint="eastAsia" w:ascii="宋体" w:hAnsi="宋体"/>
                <w:bCs/>
                <w:color w:val="000000"/>
                <w:sz w:val="18"/>
              </w:rPr>
              <w:t>增值免费可选包中新开通的移动业务</w:t>
            </w:r>
            <w:r>
              <w:rPr>
                <w:rFonts w:hint="eastAsia" w:ascii="宋体" w:hAnsi="宋体"/>
                <w:color w:val="000000"/>
                <w:sz w:val="18"/>
                <w:szCs w:val="18"/>
              </w:rPr>
              <w:t>号码上</w:t>
            </w:r>
          </w:p>
        </w:tc>
      </w:tr>
      <w:bookmarkEnd w:id="3"/>
      <w:tr w14:paraId="25321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800" w:hRule="atLeast"/>
          <w:jc w:val="center"/>
        </w:trPr>
        <w:tc>
          <w:tcPr>
            <w:tcW w:w="2122" w:type="dxa"/>
            <w:noWrap w:val="0"/>
            <w:vAlign w:val="center"/>
          </w:tcPr>
          <w:p w14:paraId="115E1295">
            <w:pPr>
              <w:jc w:val="center"/>
              <w:rPr>
                <w:rFonts w:ascii="宋体" w:hAnsi="宋体" w:cs="宋体"/>
                <w:color w:val="000000"/>
                <w:sz w:val="18"/>
                <w:szCs w:val="18"/>
              </w:rPr>
            </w:pPr>
            <w:r>
              <w:rPr>
                <w:rFonts w:hint="eastAsia" w:ascii="宋体" w:hAnsi="宋体" w:cs="宋体"/>
                <w:color w:val="000000"/>
                <w:sz w:val="18"/>
                <w:szCs w:val="18"/>
              </w:rPr>
              <w:t>慧推广</w:t>
            </w:r>
          </w:p>
          <w:p w14:paraId="20072D1B">
            <w:pPr>
              <w:jc w:val="center"/>
              <w:rPr>
                <w:rFonts w:ascii="宋体" w:hAnsi="宋体" w:cs="宋体"/>
                <w:color w:val="000000"/>
                <w:sz w:val="18"/>
                <w:szCs w:val="18"/>
              </w:rPr>
            </w:pPr>
            <w:r>
              <w:rPr>
                <w:rFonts w:hint="eastAsia" w:ascii="宋体" w:hAnsi="宋体" w:cs="宋体"/>
                <w:bCs/>
                <w:color w:val="000000"/>
                <w:sz w:val="18"/>
                <w:szCs w:val="18"/>
              </w:rPr>
              <w:t>（仅限手机开通）</w:t>
            </w:r>
          </w:p>
        </w:tc>
        <w:tc>
          <w:tcPr>
            <w:tcW w:w="7342" w:type="dxa"/>
            <w:gridSpan w:val="5"/>
            <w:noWrap w:val="0"/>
            <w:vAlign w:val="center"/>
          </w:tcPr>
          <w:p w14:paraId="2EB50B8B">
            <w:pPr>
              <w:pStyle w:val="15"/>
              <w:ind w:firstLine="0" w:firstLineChars="0"/>
              <w:jc w:val="left"/>
              <w:rPr>
                <w:rFonts w:ascii="宋体" w:hAnsi="宋体" w:cs="宋体"/>
                <w:color w:val="000000"/>
                <w:sz w:val="18"/>
                <w:szCs w:val="18"/>
              </w:rPr>
            </w:pPr>
            <w:r>
              <w:rPr>
                <w:rFonts w:hint="eastAsia" w:ascii="宋体" w:hAnsi="宋体" w:cs="宋体"/>
                <w:color w:val="000000"/>
                <w:sz w:val="18"/>
                <w:szCs w:val="18"/>
              </w:rPr>
              <w:t>以下权益二选一：</w:t>
            </w:r>
          </w:p>
          <w:p w14:paraId="4C95BEEE">
            <w:pPr>
              <w:pStyle w:val="15"/>
              <w:numPr>
                <w:ilvl w:val="0"/>
                <w:numId w:val="1"/>
              </w:numPr>
              <w:ind w:left="363" w:hanging="363" w:firstLineChars="0"/>
              <w:jc w:val="left"/>
              <w:rPr>
                <w:rFonts w:ascii="宋体" w:hAnsi="宋体" w:cs="宋体"/>
                <w:color w:val="000000"/>
                <w:sz w:val="18"/>
                <w:szCs w:val="18"/>
              </w:rPr>
            </w:pPr>
            <w:r>
              <w:rPr>
                <w:rFonts w:hint="eastAsia" w:ascii="宋体" w:hAnsi="宋体" w:cs="宋体"/>
                <w:color w:val="000000"/>
                <w:sz w:val="18"/>
                <w:szCs w:val="18"/>
              </w:rPr>
              <w:t>订购，</w:t>
            </w:r>
            <w:r>
              <w:rPr>
                <w:rFonts w:hint="eastAsia" w:ascii="宋体" w:hAnsi="宋体" w:cs="宋体"/>
                <w:color w:val="000000"/>
                <w:sz w:val="18"/>
                <w:szCs w:val="18"/>
                <w:u w:val="none" w:color="000000"/>
              </w:rPr>
              <w:t>39元/月/线</w:t>
            </w:r>
            <w:r>
              <w:rPr>
                <w:rFonts w:hint="eastAsia" w:ascii="宋体" w:hAnsi="宋体" w:cs="宋体"/>
                <w:bCs/>
                <w:color w:val="000000"/>
                <w:sz w:val="18"/>
                <w:szCs w:val="18"/>
              </w:rPr>
              <w:t>，申请数：</w:t>
            </w:r>
            <w:r>
              <w:rPr>
                <w:rFonts w:hint="eastAsia" w:ascii="宋体" w:hAnsi="宋体" w:cs="宋体"/>
                <w:color w:val="000000"/>
                <w:sz w:val="18"/>
                <w:szCs w:val="18"/>
              </w:rPr>
              <w:t>______线</w:t>
            </w:r>
          </w:p>
          <w:p w14:paraId="0B6554C6">
            <w:pPr>
              <w:jc w:val="left"/>
              <w:rPr>
                <w:rFonts w:ascii="宋体" w:hAnsi="宋体" w:cs="宋体"/>
                <w:color w:val="000000"/>
                <w:sz w:val="18"/>
                <w:szCs w:val="18"/>
              </w:rPr>
            </w:pPr>
            <w:r>
              <w:rPr>
                <w:rFonts w:hint="eastAsia" w:ascii="宋体" w:hAnsi="宋体" w:cs="宋体"/>
                <w:color w:val="000000"/>
                <w:sz w:val="18"/>
                <w:szCs w:val="18"/>
                <w:u w:val="none" w:color="000000"/>
              </w:rPr>
              <w:t>慧推广基础版</w:t>
            </w:r>
            <w:r>
              <w:rPr>
                <w:rFonts w:hint="eastAsia" w:ascii="宋体" w:hAnsi="宋体" w:cs="宋体"/>
                <w:color w:val="000000"/>
                <w:sz w:val="18"/>
                <w:szCs w:val="18"/>
              </w:rPr>
              <w:t>：</w:t>
            </w:r>
            <w:r>
              <w:rPr>
                <w:rFonts w:hint="eastAsia" w:ascii="宋体" w:hAnsi="宋体" w:cs="宋体"/>
                <w:color w:val="000000"/>
                <w:sz w:val="18"/>
                <w:szCs w:val="18"/>
                <w:u w:val="none" w:color="000000"/>
              </w:rPr>
              <w:t>将商户点位信息在114语音、智慧114官微、高德地图、百度地图发布；每季度3张海报、1个视频的制作；每月附近3公里优先推荐3天。</w:t>
            </w:r>
          </w:p>
          <w:p w14:paraId="43820988">
            <w:pPr>
              <w:pStyle w:val="15"/>
              <w:numPr>
                <w:ilvl w:val="0"/>
                <w:numId w:val="1"/>
              </w:numPr>
              <w:spacing w:before="156" w:beforeLines="50"/>
              <w:ind w:left="363" w:hanging="363" w:firstLineChars="0"/>
              <w:jc w:val="left"/>
              <w:rPr>
                <w:rFonts w:ascii="宋体" w:hAnsi="宋体" w:cs="宋体"/>
                <w:color w:val="000000"/>
                <w:sz w:val="18"/>
                <w:szCs w:val="18"/>
              </w:rPr>
            </w:pPr>
            <w:r>
              <w:rPr>
                <w:rFonts w:hint="eastAsia" w:ascii="宋体" w:hAnsi="宋体" w:cs="宋体"/>
                <w:color w:val="000000"/>
                <w:sz w:val="18"/>
                <w:szCs w:val="18"/>
              </w:rPr>
              <w:t>订购，</w:t>
            </w:r>
            <w:r>
              <w:rPr>
                <w:rFonts w:hint="eastAsia" w:ascii="宋体" w:hAnsi="宋体" w:cs="宋体"/>
                <w:color w:val="000000"/>
                <w:sz w:val="18"/>
                <w:szCs w:val="18"/>
                <w:u w:val="none" w:color="000000"/>
              </w:rPr>
              <w:t>69元/月/线</w:t>
            </w:r>
            <w:r>
              <w:rPr>
                <w:rFonts w:hint="eastAsia" w:ascii="宋体" w:hAnsi="宋体" w:cs="宋体"/>
                <w:bCs/>
                <w:color w:val="000000"/>
                <w:sz w:val="18"/>
                <w:szCs w:val="18"/>
              </w:rPr>
              <w:t>，申请数：</w:t>
            </w:r>
            <w:r>
              <w:rPr>
                <w:rFonts w:hint="eastAsia" w:ascii="宋体" w:hAnsi="宋体" w:cs="宋体"/>
                <w:color w:val="000000"/>
                <w:sz w:val="18"/>
                <w:szCs w:val="18"/>
              </w:rPr>
              <w:t>______线</w:t>
            </w:r>
          </w:p>
          <w:p w14:paraId="6B923D6E">
            <w:pPr>
              <w:jc w:val="left"/>
              <w:rPr>
                <w:rFonts w:ascii="宋体" w:hAnsi="宋体" w:cs="宋体"/>
                <w:color w:val="000000"/>
                <w:sz w:val="18"/>
                <w:szCs w:val="18"/>
              </w:rPr>
            </w:pPr>
            <w:r>
              <w:rPr>
                <w:rFonts w:hint="eastAsia" w:ascii="宋体" w:hAnsi="宋体" w:cs="宋体"/>
                <w:color w:val="000000"/>
                <w:sz w:val="18"/>
                <w:szCs w:val="18"/>
                <w:u w:val="none" w:color="000000"/>
              </w:rPr>
              <w:t>慧推广尊享版</w:t>
            </w:r>
            <w:r>
              <w:rPr>
                <w:rFonts w:hint="eastAsia" w:ascii="宋体" w:hAnsi="宋体" w:cs="宋体"/>
                <w:color w:val="000000"/>
                <w:sz w:val="18"/>
                <w:szCs w:val="18"/>
              </w:rPr>
              <w:t>：</w:t>
            </w:r>
            <w:r>
              <w:rPr>
                <w:rFonts w:hint="eastAsia" w:ascii="宋体" w:hAnsi="宋体" w:cs="宋体"/>
                <w:color w:val="000000"/>
                <w:sz w:val="18"/>
                <w:szCs w:val="18"/>
                <w:u w:val="none" w:color="000000"/>
              </w:rPr>
              <w:t>将商户点位信息在114语音、智慧114官微、高德地图、百度地图发布；每季度6张海报、1个视频的制作；每月附近3公里优先推荐5天。</w:t>
            </w:r>
          </w:p>
        </w:tc>
      </w:tr>
      <w:tr w14:paraId="7855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36" w:hRule="atLeast"/>
          <w:jc w:val="center"/>
        </w:trPr>
        <w:tc>
          <w:tcPr>
            <w:tcW w:w="9464" w:type="dxa"/>
            <w:gridSpan w:val="6"/>
            <w:noWrap w:val="0"/>
            <w:vAlign w:val="center"/>
          </w:tcPr>
          <w:p w14:paraId="14723A14">
            <w:pPr>
              <w:tabs>
                <w:tab w:val="left" w:pos="360"/>
              </w:tabs>
              <w:jc w:val="center"/>
              <w:rPr>
                <w:rFonts w:ascii="宋体" w:hAnsi="宋体"/>
                <w:color w:val="000000"/>
                <w:sz w:val="18"/>
                <w:szCs w:val="18"/>
              </w:rPr>
            </w:pPr>
            <w:r>
              <w:rPr>
                <w:rFonts w:hint="eastAsia" w:ascii="宋体" w:hAnsi="宋体"/>
                <w:color w:val="000000"/>
                <w:sz w:val="18"/>
                <w:szCs w:val="18"/>
              </w:rPr>
              <w:t>3、</w:t>
            </w:r>
            <w:r>
              <w:rPr>
                <w:rFonts w:hint="eastAsia" w:ascii="宋体" w:hAnsi="宋体"/>
                <w:bCs/>
                <w:color w:val="000000"/>
                <w:sz w:val="18"/>
              </w:rPr>
              <w:t>增值免费可选包信息</w:t>
            </w:r>
          </w:p>
        </w:tc>
      </w:tr>
      <w:tr w14:paraId="5B33E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391" w:hRule="atLeast"/>
          <w:jc w:val="center"/>
        </w:trPr>
        <w:tc>
          <w:tcPr>
            <w:tcW w:w="2122" w:type="dxa"/>
            <w:noWrap w:val="0"/>
            <w:vAlign w:val="center"/>
          </w:tcPr>
          <w:p w14:paraId="6E9A6D44">
            <w:pPr>
              <w:jc w:val="center"/>
              <w:rPr>
                <w:rFonts w:ascii="宋体" w:hAnsi="宋体"/>
                <w:bCs/>
                <w:color w:val="000000"/>
                <w:sz w:val="18"/>
                <w:szCs w:val="18"/>
              </w:rPr>
            </w:pPr>
            <w:r>
              <w:rPr>
                <w:rFonts w:hint="eastAsia" w:ascii="宋体" w:hAnsi="宋体"/>
                <w:bCs/>
                <w:color w:val="000000"/>
                <w:sz w:val="18"/>
                <w:szCs w:val="18"/>
              </w:rPr>
              <w:t>移动业务</w:t>
            </w:r>
          </w:p>
          <w:p w14:paraId="423048C3">
            <w:pPr>
              <w:jc w:val="center"/>
              <w:rPr>
                <w:rFonts w:ascii="宋体" w:hAnsi="宋体"/>
                <w:bCs/>
                <w:color w:val="000000"/>
                <w:sz w:val="18"/>
                <w:szCs w:val="18"/>
              </w:rPr>
            </w:pPr>
            <w:r>
              <w:rPr>
                <w:rFonts w:hint="eastAsia" w:ascii="宋体" w:hAnsi="宋体"/>
                <w:bCs/>
                <w:color w:val="000000"/>
                <w:sz w:val="18"/>
                <w:szCs w:val="18"/>
              </w:rPr>
              <w:t>月基本费</w:t>
            </w:r>
            <w:r>
              <w:rPr>
                <w:rFonts w:ascii="宋体" w:hAnsi="宋体"/>
                <w:bCs/>
                <w:color w:val="000000"/>
                <w:sz w:val="18"/>
                <w:szCs w:val="18"/>
              </w:rPr>
              <w:t>0元</w:t>
            </w:r>
          </w:p>
          <w:p w14:paraId="5F7EBC23">
            <w:pPr>
              <w:jc w:val="center"/>
              <w:rPr>
                <w:rFonts w:ascii="宋体" w:hAnsi="宋体"/>
                <w:bCs/>
                <w:color w:val="000000"/>
                <w:sz w:val="18"/>
                <w:szCs w:val="18"/>
              </w:rPr>
            </w:pPr>
            <w:r>
              <w:rPr>
                <w:rFonts w:hint="eastAsia" w:ascii="宋体" w:hAnsi="宋体"/>
                <w:bCs/>
                <w:color w:val="000000"/>
                <w:sz w:val="18"/>
                <w:szCs w:val="18"/>
              </w:rPr>
              <w:t>（仅限一线）</w:t>
            </w:r>
          </w:p>
        </w:tc>
        <w:tc>
          <w:tcPr>
            <w:tcW w:w="7342" w:type="dxa"/>
            <w:gridSpan w:val="5"/>
            <w:noWrap w:val="0"/>
            <w:vAlign w:val="center"/>
          </w:tcPr>
          <w:p w14:paraId="6B766AC9">
            <w:pPr>
              <w:jc w:val="left"/>
              <w:rPr>
                <w:rFonts w:ascii="宋体" w:hAnsi="宋体"/>
                <w:color w:val="000000"/>
                <w:sz w:val="18"/>
                <w:szCs w:val="18"/>
              </w:rPr>
            </w:pPr>
            <w:r>
              <w:rPr>
                <w:rFonts w:hint="eastAsia" w:ascii="宋体" w:hAnsi="宋体"/>
                <w:color w:val="000000"/>
                <w:sz w:val="18"/>
                <w:szCs w:val="18"/>
              </w:rPr>
              <w:t>□订购</w:t>
            </w:r>
          </w:p>
          <w:p w14:paraId="1D67F2A1">
            <w:pPr>
              <w:jc w:val="left"/>
              <w:rPr>
                <w:rFonts w:ascii="宋体" w:hAnsi="宋体"/>
                <w:color w:val="000000"/>
                <w:sz w:val="18"/>
              </w:rPr>
            </w:pPr>
            <w:r>
              <w:rPr>
                <w:rFonts w:hint="eastAsia" w:ascii="宋体" w:hAnsi="宋体"/>
                <w:color w:val="000000"/>
                <w:sz w:val="18"/>
              </w:rPr>
              <w:t>内含：国内流量</w:t>
            </w:r>
            <w:r>
              <w:rPr>
                <w:rFonts w:ascii="宋体" w:hAnsi="宋体"/>
                <w:color w:val="000000"/>
                <w:sz w:val="18"/>
              </w:rPr>
              <w:t>20G</w:t>
            </w:r>
            <w:r>
              <w:rPr>
                <w:rFonts w:hint="eastAsia" w:ascii="宋体" w:hAnsi="宋体"/>
                <w:color w:val="000000"/>
                <w:sz w:val="18"/>
              </w:rPr>
              <w:t>B</w:t>
            </w:r>
            <w:r>
              <w:rPr>
                <w:rFonts w:hint="eastAsia" w:ascii="宋体" w:hAnsi="宋体"/>
                <w:color w:val="000000"/>
                <w:kern w:val="0"/>
                <w:sz w:val="18"/>
              </w:rPr>
              <w:t>/月</w:t>
            </w:r>
            <w:r>
              <w:rPr>
                <w:rFonts w:ascii="宋体" w:hAnsi="宋体"/>
                <w:color w:val="000000"/>
                <w:sz w:val="18"/>
              </w:rPr>
              <w:t>、国内通话400</w:t>
            </w:r>
            <w:r>
              <w:rPr>
                <w:rFonts w:hint="eastAsia" w:ascii="宋体" w:hAnsi="宋体"/>
                <w:color w:val="000000"/>
                <w:sz w:val="18"/>
              </w:rPr>
              <w:t>分钟</w:t>
            </w:r>
            <w:r>
              <w:rPr>
                <w:rFonts w:hint="eastAsia" w:ascii="宋体" w:hAnsi="宋体"/>
                <w:color w:val="000000"/>
                <w:kern w:val="0"/>
                <w:sz w:val="18"/>
              </w:rPr>
              <w:t>/月</w:t>
            </w:r>
          </w:p>
          <w:p w14:paraId="76F02756">
            <w:pPr>
              <w:rPr>
                <w:rFonts w:ascii="宋体" w:hAnsi="宋体"/>
                <w:color w:val="000000"/>
                <w:sz w:val="18"/>
              </w:rPr>
            </w:pPr>
            <w:r>
              <w:rPr>
                <w:rFonts w:hint="eastAsia" w:ascii="宋体" w:hAnsi="宋体"/>
                <w:b/>
                <w:bCs/>
                <w:color w:val="000000"/>
                <w:sz w:val="18"/>
              </w:rPr>
              <w:t>超出后</w:t>
            </w:r>
            <w:r>
              <w:rPr>
                <w:rFonts w:hint="eastAsia" w:ascii="宋体" w:hAnsi="宋体"/>
                <w:b/>
                <w:bCs/>
                <w:color w:val="000000"/>
                <w:kern w:val="0"/>
                <w:sz w:val="18"/>
              </w:rPr>
              <w:t>资费</w:t>
            </w:r>
            <w:r>
              <w:rPr>
                <w:rFonts w:hint="eastAsia" w:ascii="宋体" w:hAnsi="宋体"/>
                <w:color w:val="000000"/>
                <w:sz w:val="18"/>
              </w:rPr>
              <w:t>：</w:t>
            </w:r>
          </w:p>
          <w:p w14:paraId="1965D950">
            <w:pPr>
              <w:rPr>
                <w:rFonts w:ascii="宋体" w:hAnsi="宋体"/>
                <w:b/>
                <w:bCs/>
                <w:color w:val="000000"/>
                <w:sz w:val="18"/>
              </w:rPr>
            </w:pPr>
            <w:r>
              <w:rPr>
                <w:rFonts w:ascii="宋体" w:hAnsi="宋体"/>
                <w:b/>
                <w:bCs/>
                <w:color w:val="000000"/>
                <w:sz w:val="18"/>
              </w:rPr>
              <w:t>1</w:t>
            </w:r>
            <w:r>
              <w:rPr>
                <w:rFonts w:hint="eastAsia" w:ascii="宋体" w:hAnsi="宋体"/>
                <w:b/>
                <w:bCs/>
                <w:color w:val="000000"/>
                <w:sz w:val="18"/>
              </w:rPr>
              <w:t>、国内通话：</w:t>
            </w:r>
            <w:r>
              <w:rPr>
                <w:rFonts w:ascii="宋体" w:hAnsi="宋体"/>
                <w:b/>
                <w:bCs/>
                <w:color w:val="000000"/>
                <w:sz w:val="18"/>
              </w:rPr>
              <w:t>0.15元/分钟；</w:t>
            </w:r>
          </w:p>
          <w:p w14:paraId="0BC35B81">
            <w:pPr>
              <w:rPr>
                <w:rFonts w:ascii="宋体" w:hAnsi="宋体"/>
                <w:b/>
                <w:bCs/>
                <w:color w:val="000000"/>
                <w:sz w:val="18"/>
              </w:rPr>
            </w:pPr>
            <w:r>
              <w:rPr>
                <w:rFonts w:ascii="宋体" w:hAnsi="宋体"/>
                <w:b/>
                <w:bCs/>
                <w:color w:val="000000"/>
                <w:sz w:val="18"/>
              </w:rPr>
              <w:t>2、</w:t>
            </w:r>
            <w:r>
              <w:rPr>
                <w:rFonts w:hint="eastAsia" w:ascii="宋体" w:hAnsi="宋体"/>
                <w:b/>
                <w:bCs/>
                <w:color w:val="000000"/>
                <w:sz w:val="18"/>
              </w:rPr>
              <w:t>国内短</w:t>
            </w:r>
            <w:r>
              <w:rPr>
                <w:rFonts w:ascii="宋体" w:hAnsi="宋体"/>
                <w:b/>
                <w:bCs/>
                <w:color w:val="000000"/>
                <w:sz w:val="18"/>
              </w:rPr>
              <w:t>/彩信：0.1元/条</w:t>
            </w:r>
          </w:p>
          <w:p w14:paraId="786FFFCF">
            <w:pPr>
              <w:jc w:val="left"/>
              <w:rPr>
                <w:rFonts w:ascii="宋体" w:hAnsi="宋体"/>
                <w:color w:val="000000"/>
                <w:sz w:val="18"/>
                <w:szCs w:val="18"/>
              </w:rPr>
            </w:pPr>
            <w:r>
              <w:rPr>
                <w:rFonts w:ascii="宋体" w:hAnsi="宋体"/>
                <w:b/>
                <w:bCs/>
                <w:color w:val="000000"/>
                <w:sz w:val="18"/>
              </w:rPr>
              <w:t>3、国内流量：3元/GB</w:t>
            </w:r>
            <w:r>
              <w:rPr>
                <w:rFonts w:hint="eastAsia" w:ascii="宋体" w:hAnsi="宋体"/>
                <w:b/>
                <w:bCs/>
                <w:color w:val="000000"/>
                <w:sz w:val="18"/>
              </w:rPr>
              <w:t>，即：不满</w:t>
            </w:r>
            <w:r>
              <w:rPr>
                <w:rFonts w:ascii="宋体" w:hAnsi="宋体"/>
                <w:b/>
                <w:bCs/>
                <w:color w:val="000000"/>
                <w:sz w:val="18"/>
              </w:rPr>
              <w:t>100MB的，按0.03元/MB收费，达到3元后，100MB</w:t>
            </w:r>
            <w:r>
              <w:rPr>
                <w:rFonts w:hint="eastAsia" w:ascii="宋体" w:hAnsi="宋体"/>
                <w:b/>
                <w:bCs/>
                <w:color w:val="000000"/>
                <w:sz w:val="18"/>
              </w:rPr>
              <w:t>(</w:t>
            </w:r>
            <w:r>
              <w:rPr>
                <w:rFonts w:ascii="宋体" w:hAnsi="宋体"/>
                <w:b/>
                <w:bCs/>
                <w:color w:val="000000"/>
                <w:sz w:val="18"/>
              </w:rPr>
              <w:t>不含</w:t>
            </w:r>
            <w:r>
              <w:rPr>
                <w:rFonts w:hint="eastAsia" w:ascii="宋体" w:hAnsi="宋体"/>
                <w:b/>
                <w:bCs/>
                <w:color w:val="000000"/>
                <w:sz w:val="18"/>
              </w:rPr>
              <w:t>)</w:t>
            </w:r>
            <w:r>
              <w:rPr>
                <w:rFonts w:ascii="宋体" w:hAnsi="宋体"/>
                <w:b/>
                <w:bCs/>
                <w:color w:val="000000"/>
                <w:sz w:val="18"/>
              </w:rPr>
              <w:t>—1GB</w:t>
            </w:r>
            <w:r>
              <w:rPr>
                <w:rFonts w:hint="eastAsia" w:ascii="宋体" w:hAnsi="宋体"/>
                <w:b/>
                <w:bCs/>
                <w:color w:val="000000"/>
                <w:sz w:val="18"/>
              </w:rPr>
              <w:t xml:space="preserve"> (</w:t>
            </w:r>
            <w:r>
              <w:rPr>
                <w:rFonts w:ascii="宋体" w:hAnsi="宋体"/>
                <w:b/>
                <w:bCs/>
                <w:color w:val="000000"/>
                <w:sz w:val="18"/>
              </w:rPr>
              <w:t>含</w:t>
            </w:r>
            <w:r>
              <w:rPr>
                <w:rFonts w:hint="eastAsia" w:ascii="宋体" w:hAnsi="宋体"/>
                <w:b/>
                <w:bCs/>
                <w:color w:val="000000"/>
                <w:sz w:val="18"/>
              </w:rPr>
              <w:t>)</w:t>
            </w:r>
            <w:r>
              <w:rPr>
                <w:rFonts w:ascii="宋体" w:hAnsi="宋体"/>
                <w:b/>
                <w:bCs/>
                <w:color w:val="000000"/>
                <w:sz w:val="18"/>
              </w:rPr>
              <w:t>部分，免费使用；超过1GB的，仍按上述原则（即每1GB收费3元）收费，以此类推</w:t>
            </w:r>
          </w:p>
        </w:tc>
      </w:tr>
      <w:tr w14:paraId="200DF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733" w:hRule="atLeast"/>
          <w:jc w:val="center"/>
        </w:trPr>
        <w:tc>
          <w:tcPr>
            <w:tcW w:w="2122" w:type="dxa"/>
            <w:noWrap w:val="0"/>
            <w:vAlign w:val="center"/>
          </w:tcPr>
          <w:p w14:paraId="42D44C74">
            <w:pPr>
              <w:jc w:val="center"/>
              <w:rPr>
                <w:rFonts w:ascii="宋体" w:hAnsi="宋体"/>
                <w:bCs/>
                <w:color w:val="000000"/>
                <w:sz w:val="18"/>
                <w:szCs w:val="18"/>
              </w:rPr>
            </w:pPr>
            <w:r>
              <w:rPr>
                <w:rFonts w:hint="eastAsia" w:ascii="宋体" w:hAnsi="宋体"/>
                <w:bCs/>
                <w:color w:val="000000"/>
                <w:sz w:val="18"/>
                <w:szCs w:val="18"/>
              </w:rPr>
              <w:t>固话或商云通</w:t>
            </w:r>
          </w:p>
          <w:p w14:paraId="0B802E45">
            <w:pPr>
              <w:jc w:val="center"/>
              <w:rPr>
                <w:rFonts w:ascii="宋体" w:hAnsi="宋体"/>
                <w:bCs/>
                <w:color w:val="000000"/>
                <w:sz w:val="18"/>
                <w:szCs w:val="18"/>
              </w:rPr>
            </w:pPr>
            <w:r>
              <w:rPr>
                <w:rFonts w:hint="eastAsia" w:ascii="宋体" w:hAnsi="宋体"/>
                <w:bCs/>
                <w:color w:val="000000"/>
                <w:sz w:val="18"/>
                <w:szCs w:val="18"/>
              </w:rPr>
              <w:t>月基本费0元</w:t>
            </w:r>
          </w:p>
          <w:p w14:paraId="56593D1D">
            <w:pPr>
              <w:jc w:val="center"/>
              <w:rPr>
                <w:rFonts w:ascii="宋体" w:hAnsi="宋体"/>
                <w:bCs/>
                <w:color w:val="000000"/>
                <w:sz w:val="18"/>
                <w:szCs w:val="18"/>
              </w:rPr>
            </w:pPr>
            <w:r>
              <w:rPr>
                <w:rFonts w:hint="eastAsia" w:ascii="宋体" w:hAnsi="宋体"/>
                <w:bCs/>
                <w:color w:val="000000"/>
                <w:sz w:val="18"/>
                <w:szCs w:val="18"/>
              </w:rPr>
              <w:t>（仅限一线）</w:t>
            </w:r>
          </w:p>
        </w:tc>
        <w:tc>
          <w:tcPr>
            <w:tcW w:w="7342" w:type="dxa"/>
            <w:gridSpan w:val="5"/>
            <w:noWrap w:val="0"/>
            <w:vAlign w:val="center"/>
          </w:tcPr>
          <w:p w14:paraId="369884CF">
            <w:pPr>
              <w:jc w:val="left"/>
              <w:rPr>
                <w:rFonts w:hint="eastAsia" w:ascii="宋体" w:hAnsi="宋体"/>
                <w:bCs/>
                <w:color w:val="000000"/>
                <w:sz w:val="18"/>
                <w:szCs w:val="18"/>
              </w:rPr>
            </w:pPr>
          </w:p>
          <w:p w14:paraId="215B3C99">
            <w:pPr>
              <w:jc w:val="left"/>
              <w:rPr>
                <w:rFonts w:hint="eastAsia" w:ascii="宋体" w:hAnsi="宋体"/>
                <w:bCs/>
                <w:color w:val="000000"/>
                <w:sz w:val="18"/>
                <w:szCs w:val="18"/>
              </w:rPr>
            </w:pPr>
          </w:p>
          <w:p w14:paraId="08765C3C">
            <w:pPr>
              <w:jc w:val="left"/>
              <w:rPr>
                <w:rFonts w:hint="eastAsia" w:ascii="宋体" w:hAnsi="宋体"/>
                <w:bCs/>
                <w:color w:val="000000"/>
                <w:sz w:val="18"/>
                <w:szCs w:val="18"/>
              </w:rPr>
            </w:pPr>
          </w:p>
          <w:p w14:paraId="30E38F34">
            <w:pPr>
              <w:jc w:val="left"/>
              <w:rPr>
                <w:rFonts w:ascii="宋体" w:hAnsi="宋体"/>
                <w:color w:val="000000"/>
                <w:sz w:val="18"/>
                <w:szCs w:val="18"/>
              </w:rPr>
            </w:pPr>
            <w:r>
              <w:rPr>
                <w:rFonts w:hint="eastAsia" w:ascii="宋体" w:hAnsi="宋体"/>
                <w:bCs/>
                <w:color w:val="000000"/>
                <w:sz w:val="18"/>
                <w:szCs w:val="18"/>
              </w:rPr>
              <w:t>*固话或商云通二选一：</w:t>
            </w:r>
            <w:r>
              <w:rPr>
                <w:rFonts w:hint="eastAsia" w:ascii="宋体" w:hAnsi="宋体"/>
                <w:bCs/>
                <w:color w:val="000000"/>
                <w:kern w:val="32"/>
                <w:sz w:val="18"/>
                <w:szCs w:val="18"/>
              </w:rPr>
              <w:sym w:font="Wingdings 2" w:char="00A3"/>
            </w:r>
            <w:r>
              <w:rPr>
                <w:rFonts w:hint="eastAsia" w:ascii="宋体" w:hAnsi="宋体"/>
                <w:bCs/>
                <w:color w:val="000000"/>
                <w:kern w:val="32"/>
                <w:sz w:val="18"/>
                <w:szCs w:val="18"/>
              </w:rPr>
              <w:t xml:space="preserve"> 固话 </w:t>
            </w:r>
            <w:r>
              <w:rPr>
                <w:rFonts w:hint="eastAsia" w:ascii="宋体" w:hAnsi="宋体"/>
                <w:bCs/>
                <w:color w:val="000000"/>
                <w:sz w:val="18"/>
                <w:szCs w:val="18"/>
              </w:rPr>
              <w:t>□ 商云通（需自备商云通话机）</w:t>
            </w:r>
          </w:p>
          <w:p w14:paraId="1919A1B5">
            <w:pPr>
              <w:jc w:val="left"/>
              <w:rPr>
                <w:rFonts w:hint="eastAsia" w:ascii="宋体" w:hAnsi="宋体"/>
                <w:bCs/>
                <w:color w:val="000000"/>
                <w:sz w:val="18"/>
                <w:szCs w:val="18"/>
              </w:rPr>
            </w:pPr>
            <w:r>
              <w:rPr>
                <w:rFonts w:hint="eastAsia" w:ascii="宋体" w:hAnsi="宋体"/>
                <w:bCs/>
                <w:color w:val="000000"/>
                <w:sz w:val="18"/>
                <w:szCs w:val="18"/>
              </w:rPr>
              <w:t>国内通话2500分钟/月；</w:t>
            </w:r>
            <w:r>
              <w:rPr>
                <w:rFonts w:hint="eastAsia" w:ascii="宋体" w:hAnsi="宋体"/>
                <w:b/>
                <w:color w:val="000000"/>
                <w:sz w:val="18"/>
                <w:szCs w:val="18"/>
              </w:rPr>
              <w:t>国内通话超出后资费</w:t>
            </w:r>
            <w:r>
              <w:rPr>
                <w:rFonts w:ascii="宋体" w:hAnsi="宋体"/>
                <w:b/>
                <w:color w:val="000000"/>
                <w:sz w:val="18"/>
                <w:szCs w:val="18"/>
              </w:rPr>
              <w:t>0.1元/分钟</w:t>
            </w:r>
            <w:r>
              <w:rPr>
                <w:rFonts w:hint="eastAsia" w:ascii="宋体" w:hAnsi="宋体"/>
                <w:bCs/>
                <w:color w:val="000000"/>
                <w:sz w:val="18"/>
                <w:szCs w:val="18"/>
              </w:rPr>
              <w:t>。</w:t>
            </w:r>
          </w:p>
          <w:p w14:paraId="3479E5D7">
            <w:pPr>
              <w:jc w:val="left"/>
              <w:rPr>
                <w:rFonts w:hint="eastAsia" w:ascii="宋体" w:hAnsi="宋体"/>
                <w:bCs/>
                <w:color w:val="000000"/>
                <w:sz w:val="18"/>
                <w:szCs w:val="18"/>
              </w:rPr>
            </w:pPr>
          </w:p>
          <w:p w14:paraId="5AA21976">
            <w:pPr>
              <w:jc w:val="left"/>
              <w:rPr>
                <w:rFonts w:hint="eastAsia" w:ascii="宋体" w:hAnsi="宋体"/>
                <w:bCs/>
                <w:color w:val="000000"/>
                <w:sz w:val="18"/>
                <w:szCs w:val="18"/>
              </w:rPr>
            </w:pPr>
          </w:p>
          <w:p w14:paraId="1DB3DCC7">
            <w:pPr>
              <w:jc w:val="left"/>
              <w:rPr>
                <w:rFonts w:hint="eastAsia" w:ascii="宋体" w:hAnsi="宋体"/>
                <w:bCs/>
                <w:color w:val="000000"/>
                <w:sz w:val="18"/>
                <w:szCs w:val="18"/>
              </w:rPr>
            </w:pPr>
          </w:p>
        </w:tc>
      </w:tr>
      <w:tr w14:paraId="7E3D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472" w:hRule="atLeast"/>
          <w:jc w:val="center"/>
        </w:trPr>
        <w:tc>
          <w:tcPr>
            <w:tcW w:w="9464" w:type="dxa"/>
            <w:gridSpan w:val="6"/>
            <w:noWrap w:val="0"/>
            <w:vAlign w:val="center"/>
          </w:tcPr>
          <w:p w14:paraId="714C68AA">
            <w:pPr>
              <w:tabs>
                <w:tab w:val="left" w:pos="360"/>
              </w:tabs>
              <w:jc w:val="center"/>
              <w:rPr>
                <w:rFonts w:ascii="宋体" w:hAnsi="宋体"/>
                <w:color w:val="000000"/>
                <w:sz w:val="18"/>
                <w:szCs w:val="18"/>
              </w:rPr>
            </w:pPr>
            <w:r>
              <w:rPr>
                <w:rFonts w:hint="eastAsia" w:ascii="宋体" w:hAnsi="宋体"/>
                <w:color w:val="000000"/>
                <w:sz w:val="18"/>
                <w:szCs w:val="18"/>
              </w:rPr>
              <w:t>4、</w:t>
            </w:r>
            <w:r>
              <w:rPr>
                <w:rFonts w:hint="eastAsia" w:ascii="宋体" w:hAnsi="宋体"/>
                <w:bCs/>
                <w:color w:val="000000"/>
                <w:sz w:val="18"/>
              </w:rPr>
              <w:t>增值收费可选包信息</w:t>
            </w:r>
          </w:p>
        </w:tc>
      </w:tr>
      <w:tr w14:paraId="68549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46" w:hRule="atLeast"/>
          <w:jc w:val="center"/>
        </w:trPr>
        <w:tc>
          <w:tcPr>
            <w:tcW w:w="2122" w:type="dxa"/>
            <w:noWrap w:val="0"/>
            <w:vAlign w:val="center"/>
          </w:tcPr>
          <w:p w14:paraId="6B4CB62F">
            <w:pPr>
              <w:jc w:val="center"/>
              <w:rPr>
                <w:rFonts w:ascii="宋体" w:hAnsi="宋体"/>
                <w:bCs/>
                <w:color w:val="000000"/>
                <w:sz w:val="18"/>
                <w:szCs w:val="18"/>
              </w:rPr>
            </w:pPr>
            <w:r>
              <w:rPr>
                <w:rFonts w:hint="eastAsia" w:ascii="宋体" w:hAnsi="宋体"/>
                <w:bCs/>
                <w:color w:val="000000"/>
                <w:sz w:val="18"/>
                <w:szCs w:val="18"/>
              </w:rPr>
              <w:t>商企全光网从设备</w:t>
            </w:r>
          </w:p>
        </w:tc>
        <w:tc>
          <w:tcPr>
            <w:tcW w:w="7342" w:type="dxa"/>
            <w:gridSpan w:val="5"/>
            <w:noWrap w:val="0"/>
            <w:vAlign w:val="center"/>
          </w:tcPr>
          <w:p w14:paraId="39FB6C55">
            <w:pPr>
              <w:tabs>
                <w:tab w:val="left" w:pos="360"/>
              </w:tabs>
              <w:jc w:val="left"/>
              <w:rPr>
                <w:rFonts w:ascii="宋体" w:hAnsi="宋体"/>
                <w:color w:val="000000"/>
                <w:sz w:val="18"/>
                <w:szCs w:val="18"/>
              </w:rPr>
            </w:pPr>
            <w:r>
              <w:rPr>
                <w:rFonts w:hint="eastAsia" w:ascii="宋体" w:hAnsi="宋体"/>
                <w:color w:val="000000"/>
                <w:sz w:val="18"/>
                <w:szCs w:val="18"/>
              </w:rPr>
              <w:t>□ 4</w:t>
            </w:r>
            <w:r>
              <w:rPr>
                <w:rFonts w:ascii="宋体" w:hAnsi="宋体"/>
                <w:color w:val="000000"/>
                <w:sz w:val="18"/>
                <w:szCs w:val="18"/>
              </w:rPr>
              <w:t>9</w:t>
            </w:r>
            <w:r>
              <w:rPr>
                <w:rFonts w:hint="eastAsia" w:ascii="宋体" w:hAnsi="宋体"/>
                <w:color w:val="000000"/>
                <w:sz w:val="18"/>
                <w:szCs w:val="18"/>
              </w:rPr>
              <w:t>元/月/线</w:t>
            </w:r>
          </w:p>
          <w:p w14:paraId="5DCC1AB4">
            <w:pPr>
              <w:tabs>
                <w:tab w:val="left" w:pos="360"/>
              </w:tabs>
              <w:jc w:val="left"/>
              <w:rPr>
                <w:rFonts w:ascii="宋体" w:hAnsi="宋体"/>
                <w:color w:val="000000"/>
                <w:sz w:val="18"/>
                <w:szCs w:val="18"/>
              </w:rPr>
            </w:pPr>
            <w:r>
              <w:rPr>
                <w:rFonts w:hint="eastAsia" w:ascii="宋体" w:hAnsi="宋体"/>
                <w:color w:val="000000"/>
                <w:sz w:val="18"/>
                <w:szCs w:val="18"/>
              </w:rPr>
              <w:t>订购数量：_</w:t>
            </w:r>
            <w:r>
              <w:rPr>
                <w:rFonts w:ascii="宋体" w:hAnsi="宋体"/>
                <w:color w:val="000000"/>
                <w:sz w:val="18"/>
                <w:szCs w:val="18"/>
              </w:rPr>
              <w:t>_____</w:t>
            </w:r>
            <w:r>
              <w:rPr>
                <w:rFonts w:hint="eastAsia" w:ascii="宋体" w:hAnsi="宋体"/>
                <w:color w:val="000000"/>
                <w:sz w:val="18"/>
                <w:szCs w:val="18"/>
              </w:rPr>
              <w:t>，限基础套餐订购FTTR全光网的用户订购。</w:t>
            </w:r>
          </w:p>
        </w:tc>
      </w:tr>
      <w:tr w14:paraId="1DACB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47" w:hRule="atLeast"/>
          <w:jc w:val="center"/>
        </w:trPr>
        <w:tc>
          <w:tcPr>
            <w:tcW w:w="2122" w:type="dxa"/>
            <w:noWrap w:val="0"/>
            <w:vAlign w:val="center"/>
          </w:tcPr>
          <w:p w14:paraId="7DBAA4A1">
            <w:pPr>
              <w:jc w:val="center"/>
              <w:rPr>
                <w:rFonts w:ascii="宋体" w:hAnsi="宋体"/>
                <w:bCs/>
                <w:color w:val="000000"/>
                <w:sz w:val="18"/>
                <w:szCs w:val="18"/>
              </w:rPr>
            </w:pPr>
            <w:r>
              <w:rPr>
                <w:rFonts w:hint="eastAsia" w:ascii="宋体" w:hAnsi="宋体"/>
                <w:bCs/>
                <w:color w:val="000000"/>
                <w:sz w:val="18"/>
                <w:szCs w:val="18"/>
              </w:rPr>
              <w:t>上行升速包</w:t>
            </w:r>
          </w:p>
        </w:tc>
        <w:tc>
          <w:tcPr>
            <w:tcW w:w="7342" w:type="dxa"/>
            <w:gridSpan w:val="5"/>
            <w:noWrap w:val="0"/>
            <w:vAlign w:val="center"/>
          </w:tcPr>
          <w:p w14:paraId="7D42D2B5">
            <w:pPr>
              <w:tabs>
                <w:tab w:val="left" w:pos="360"/>
              </w:tabs>
              <w:jc w:val="left"/>
              <w:rPr>
                <w:rFonts w:ascii="宋体" w:hAnsi="宋体"/>
                <w:color w:val="000000"/>
                <w:sz w:val="18"/>
                <w:szCs w:val="18"/>
              </w:rPr>
            </w:pPr>
            <w:r>
              <w:rPr>
                <w:rFonts w:hint="eastAsia" w:ascii="宋体" w:hAnsi="宋体"/>
                <w:color w:val="000000"/>
                <w:sz w:val="18"/>
                <w:szCs w:val="18"/>
              </w:rPr>
              <w:t>上行升速至</w:t>
            </w:r>
            <w:r>
              <w:rPr>
                <w:rFonts w:ascii="宋体" w:hAnsi="宋体"/>
                <w:color w:val="000000"/>
                <w:sz w:val="18"/>
                <w:szCs w:val="18"/>
              </w:rPr>
              <w:t>100</w:t>
            </w:r>
            <w:r>
              <w:rPr>
                <w:rFonts w:hint="eastAsia" w:ascii="宋体" w:hAnsi="宋体"/>
                <w:color w:val="000000"/>
                <w:sz w:val="18"/>
                <w:szCs w:val="18"/>
              </w:rPr>
              <w:t xml:space="preserve">M：□ </w:t>
            </w:r>
            <w:r>
              <w:rPr>
                <w:rFonts w:ascii="宋体" w:hAnsi="宋体"/>
                <w:color w:val="000000"/>
                <w:sz w:val="18"/>
                <w:szCs w:val="18"/>
              </w:rPr>
              <w:t>50</w:t>
            </w:r>
            <w:r>
              <w:rPr>
                <w:rFonts w:hint="eastAsia" w:ascii="宋体" w:hAnsi="宋体"/>
                <w:color w:val="000000"/>
                <w:sz w:val="18"/>
                <w:szCs w:val="18"/>
              </w:rPr>
              <w:t xml:space="preserve">元/月 </w:t>
            </w:r>
            <w:r>
              <w:rPr>
                <w:rFonts w:ascii="宋体" w:hAnsi="宋体"/>
                <w:color w:val="000000"/>
                <w:sz w:val="18"/>
                <w:szCs w:val="18"/>
              </w:rPr>
              <w:t xml:space="preserve"> </w:t>
            </w:r>
            <w:r>
              <w:rPr>
                <w:rFonts w:hint="eastAsia" w:ascii="宋体" w:hAnsi="宋体"/>
                <w:color w:val="000000"/>
                <w:sz w:val="18"/>
                <w:szCs w:val="18"/>
              </w:rPr>
              <w:t xml:space="preserve">□ </w:t>
            </w:r>
            <w:r>
              <w:rPr>
                <w:rFonts w:ascii="宋体" w:hAnsi="宋体"/>
                <w:color w:val="000000"/>
                <w:sz w:val="18"/>
                <w:szCs w:val="18"/>
              </w:rPr>
              <w:t>600</w:t>
            </w:r>
            <w:r>
              <w:rPr>
                <w:rFonts w:hint="eastAsia" w:ascii="宋体" w:hAnsi="宋体"/>
                <w:color w:val="000000"/>
                <w:sz w:val="18"/>
                <w:szCs w:val="18"/>
              </w:rPr>
              <w:t>元/年</w:t>
            </w:r>
          </w:p>
        </w:tc>
      </w:tr>
      <w:tr w14:paraId="51D72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40" w:hRule="atLeast"/>
          <w:jc w:val="center"/>
        </w:trPr>
        <w:tc>
          <w:tcPr>
            <w:tcW w:w="2122" w:type="dxa"/>
            <w:noWrap w:val="0"/>
            <w:vAlign w:val="center"/>
          </w:tcPr>
          <w:p w14:paraId="0F1FF25E">
            <w:pPr>
              <w:jc w:val="center"/>
              <w:rPr>
                <w:rFonts w:ascii="宋体" w:hAnsi="宋体"/>
                <w:bCs/>
                <w:color w:val="000000"/>
                <w:sz w:val="18"/>
                <w:szCs w:val="18"/>
              </w:rPr>
            </w:pPr>
            <w:r>
              <w:rPr>
                <w:rFonts w:hint="eastAsia" w:ascii="宋体" w:hAnsi="宋体"/>
                <w:bCs/>
                <w:color w:val="000000"/>
                <w:sz w:val="18"/>
                <w:szCs w:val="18"/>
              </w:rPr>
              <w:t>填 表 说 明</w:t>
            </w:r>
          </w:p>
        </w:tc>
        <w:tc>
          <w:tcPr>
            <w:tcW w:w="7342" w:type="dxa"/>
            <w:gridSpan w:val="5"/>
            <w:noWrap w:val="0"/>
            <w:vAlign w:val="center"/>
          </w:tcPr>
          <w:p w14:paraId="720778D6">
            <w:pPr>
              <w:pStyle w:val="15"/>
              <w:numPr>
                <w:ilvl w:val="0"/>
                <w:numId w:val="2"/>
              </w:numPr>
              <w:ind w:firstLineChars="0"/>
              <w:rPr>
                <w:rFonts w:ascii="宋体" w:hAnsi="宋体"/>
                <w:b/>
                <w:bCs/>
                <w:color w:val="000000"/>
                <w:sz w:val="18"/>
                <w:szCs w:val="18"/>
              </w:rPr>
            </w:pPr>
            <w:r>
              <w:rPr>
                <w:rFonts w:hint="eastAsia"/>
                <w:b/>
                <w:bCs/>
                <w:sz w:val="18"/>
                <w:szCs w:val="18"/>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rPr>
              <w:t>17909</w:t>
            </w:r>
            <w:r>
              <w:rPr>
                <w:rFonts w:hint="eastAsia"/>
                <w:b/>
                <w:bCs/>
                <w:sz w:val="18"/>
                <w:szCs w:val="18"/>
              </w:rPr>
              <w:t>、</w:t>
            </w:r>
            <w:r>
              <w:rPr>
                <w:b/>
                <w:bCs/>
                <w:sz w:val="18"/>
                <w:szCs w:val="18"/>
              </w:rPr>
              <w:t>11808</w:t>
            </w:r>
            <w:r>
              <w:rPr>
                <w:rFonts w:hint="eastAsia"/>
                <w:b/>
                <w:bCs/>
                <w:sz w:val="18"/>
                <w:szCs w:val="18"/>
              </w:rPr>
              <w:t>、</w:t>
            </w:r>
            <w:r>
              <w:rPr>
                <w:b/>
                <w:bCs/>
                <w:sz w:val="18"/>
                <w:szCs w:val="18"/>
              </w:rPr>
              <w:t>800</w:t>
            </w:r>
            <w:r>
              <w:rPr>
                <w:rFonts w:hint="eastAsia"/>
                <w:b/>
                <w:bCs/>
                <w:sz w:val="18"/>
                <w:szCs w:val="18"/>
              </w:rPr>
              <w:t>等接入号及各类声讯信息费用）。语音计费不足</w:t>
            </w:r>
            <w:r>
              <w:rPr>
                <w:b/>
                <w:bCs/>
                <w:sz w:val="18"/>
                <w:szCs w:val="18"/>
              </w:rPr>
              <w:t>1</w:t>
            </w:r>
            <w:r>
              <w:rPr>
                <w:rFonts w:hint="eastAsia"/>
                <w:b/>
                <w:bCs/>
                <w:sz w:val="18"/>
                <w:szCs w:val="18"/>
              </w:rPr>
              <w:t>分钟按</w:t>
            </w:r>
            <w:r>
              <w:rPr>
                <w:b/>
                <w:bCs/>
                <w:sz w:val="18"/>
                <w:szCs w:val="18"/>
              </w:rPr>
              <w:t>1</w:t>
            </w:r>
            <w:r>
              <w:rPr>
                <w:rFonts w:hint="eastAsia"/>
                <w:b/>
                <w:bCs/>
                <w:sz w:val="18"/>
                <w:szCs w:val="18"/>
              </w:rPr>
              <w:t>分钟计收</w:t>
            </w:r>
            <w:r>
              <w:rPr>
                <w:rFonts w:hint="eastAsia"/>
                <w:b/>
                <w:bCs/>
                <w:color w:val="000000"/>
                <w:sz w:val="18"/>
                <w:szCs w:val="18"/>
              </w:rPr>
              <w:t>。</w:t>
            </w:r>
          </w:p>
          <w:p w14:paraId="64F90020">
            <w:pPr>
              <w:pStyle w:val="15"/>
              <w:numPr>
                <w:ilvl w:val="0"/>
                <w:numId w:val="2"/>
              </w:numPr>
              <w:shd w:val="clear" w:color="auto" w:fill="FFFFFF"/>
              <w:ind w:firstLineChars="0"/>
              <w:rPr>
                <w:bCs/>
                <w:color w:val="000000"/>
                <w:sz w:val="18"/>
                <w:szCs w:val="18"/>
              </w:rPr>
            </w:pPr>
            <w:r>
              <w:rPr>
                <w:rFonts w:hint="eastAsia"/>
                <w:bCs/>
                <w:color w:val="000000"/>
                <w:sz w:val="18"/>
                <w:szCs w:val="18"/>
              </w:rPr>
              <w:t>一次性费用：免收宽带一次性费用为3</w:t>
            </w:r>
            <w:r>
              <w:rPr>
                <w:bCs/>
                <w:color w:val="000000"/>
                <w:sz w:val="18"/>
                <w:szCs w:val="18"/>
              </w:rPr>
              <w:t>1</w:t>
            </w:r>
            <w:r>
              <w:rPr>
                <w:rFonts w:hint="eastAsia"/>
                <w:bCs/>
                <w:color w:val="000000"/>
                <w:sz w:val="18"/>
                <w:szCs w:val="18"/>
              </w:rPr>
              <w:t>0元/线/次（含手续费</w:t>
            </w:r>
            <w:r>
              <w:rPr>
                <w:bCs/>
                <w:color w:val="000000"/>
                <w:sz w:val="18"/>
                <w:szCs w:val="18"/>
              </w:rPr>
              <w:t>10元</w:t>
            </w:r>
            <w:r>
              <w:rPr>
                <w:rFonts w:hint="eastAsia"/>
                <w:bCs/>
                <w:color w:val="000000"/>
                <w:sz w:val="18"/>
                <w:szCs w:val="18"/>
              </w:rPr>
              <w:t>/线/次，安装调测费3</w:t>
            </w:r>
            <w:r>
              <w:rPr>
                <w:bCs/>
                <w:color w:val="000000"/>
                <w:sz w:val="18"/>
                <w:szCs w:val="18"/>
              </w:rPr>
              <w:t>0</w:t>
            </w:r>
            <w:r>
              <w:rPr>
                <w:rFonts w:hint="eastAsia"/>
                <w:bCs/>
                <w:color w:val="000000"/>
                <w:sz w:val="18"/>
                <w:szCs w:val="18"/>
              </w:rPr>
              <w:t>0</w:t>
            </w:r>
            <w:r>
              <w:rPr>
                <w:bCs/>
                <w:color w:val="000000"/>
                <w:sz w:val="18"/>
                <w:szCs w:val="18"/>
              </w:rPr>
              <w:t>元/线/次）</w:t>
            </w:r>
            <w:r>
              <w:rPr>
                <w:rFonts w:hint="eastAsia"/>
                <w:bCs/>
                <w:color w:val="000000"/>
                <w:sz w:val="18"/>
                <w:szCs w:val="18"/>
              </w:rPr>
              <w:t>；商云通如为直线老号码携带，收取一次性费用为300元/线/次（含直线改商云通手续费 100 元/线/次，安装调测费 200 元/线/次）；免收</w:t>
            </w:r>
            <w:r>
              <w:rPr>
                <w:rFonts w:hint="eastAsia" w:ascii="宋体" w:hAnsi="宋体"/>
                <w:bCs/>
                <w:color w:val="000000"/>
                <w:sz w:val="18"/>
                <w:szCs w:val="18"/>
              </w:rPr>
              <w:t>天翼云眼终端安装调测费310元/线/次；</w:t>
            </w:r>
            <w:r>
              <w:rPr>
                <w:rFonts w:hint="eastAsia"/>
                <w:b/>
                <w:bCs/>
                <w:color w:val="000000"/>
                <w:sz w:val="18"/>
                <w:szCs w:val="18"/>
              </w:rPr>
              <w:t>免收</w:t>
            </w:r>
            <w:bookmarkStart w:id="4" w:name="_Hlk197092538"/>
            <w:r>
              <w:rPr>
                <w:b/>
                <w:bCs/>
                <w:color w:val="000000"/>
                <w:sz w:val="18"/>
                <w:szCs w:val="18"/>
              </w:rPr>
              <w:t>FTTR</w:t>
            </w:r>
            <w:r>
              <w:rPr>
                <w:rFonts w:hint="eastAsia"/>
                <w:b/>
                <w:bCs/>
                <w:color w:val="000000"/>
                <w:sz w:val="18"/>
                <w:szCs w:val="18"/>
              </w:rPr>
              <w:t>一次性安装调测费：</w:t>
            </w:r>
            <w:r>
              <w:rPr>
                <w:b/>
                <w:bCs/>
                <w:color w:val="000000"/>
                <w:sz w:val="18"/>
                <w:szCs w:val="18"/>
              </w:rPr>
              <w:t>50</w:t>
            </w:r>
            <w:r>
              <w:rPr>
                <w:rFonts w:hint="eastAsia"/>
                <w:b/>
                <w:bCs/>
                <w:color w:val="000000"/>
                <w:sz w:val="18"/>
                <w:szCs w:val="18"/>
              </w:rPr>
              <w:t>元</w:t>
            </w:r>
            <w:r>
              <w:rPr>
                <w:b/>
                <w:bCs/>
                <w:color w:val="000000"/>
                <w:sz w:val="18"/>
                <w:szCs w:val="18"/>
              </w:rPr>
              <w:t>/</w:t>
            </w:r>
            <w:r>
              <w:rPr>
                <w:rFonts w:hint="eastAsia"/>
                <w:b/>
                <w:bCs/>
                <w:color w:val="000000"/>
                <w:sz w:val="18"/>
                <w:szCs w:val="18"/>
              </w:rPr>
              <w:t>线</w:t>
            </w:r>
            <w:bookmarkEnd w:id="4"/>
            <w:r>
              <w:rPr>
                <w:rFonts w:hint="eastAsia"/>
                <w:b/>
                <w:bCs/>
                <w:color w:val="000000"/>
                <w:sz w:val="18"/>
                <w:szCs w:val="18"/>
              </w:rPr>
              <w:t>/次。</w:t>
            </w:r>
          </w:p>
          <w:p w14:paraId="2B0BD8B0">
            <w:pPr>
              <w:pStyle w:val="15"/>
              <w:numPr>
                <w:ilvl w:val="0"/>
                <w:numId w:val="2"/>
              </w:numPr>
              <w:shd w:val="clear" w:color="auto" w:fill="FFFFFF"/>
              <w:ind w:firstLineChars="0"/>
              <w:rPr>
                <w:b/>
                <w:color w:val="000000"/>
                <w:sz w:val="18"/>
                <w:szCs w:val="18"/>
              </w:rPr>
            </w:pPr>
            <w:r>
              <w:rPr>
                <w:rFonts w:hint="eastAsia"/>
                <w:b/>
                <w:color w:val="000000"/>
                <w:sz w:val="18"/>
                <w:szCs w:val="18"/>
              </w:rPr>
              <w:t>业务完工当月，新装固话</w:t>
            </w:r>
            <w:r>
              <w:rPr>
                <w:b/>
                <w:color w:val="000000"/>
                <w:sz w:val="18"/>
                <w:szCs w:val="18"/>
              </w:rPr>
              <w:t>/</w:t>
            </w:r>
            <w:r>
              <w:rPr>
                <w:rFonts w:hint="eastAsia"/>
                <w:b/>
                <w:color w:val="000000"/>
                <w:sz w:val="18"/>
                <w:szCs w:val="18"/>
              </w:rPr>
              <w:t>商云通业务包含的国内通话时长以</w:t>
            </w:r>
            <w:r>
              <w:rPr>
                <w:b/>
                <w:color w:val="000000"/>
                <w:sz w:val="18"/>
                <w:szCs w:val="18"/>
              </w:rPr>
              <w:t>2500</w:t>
            </w:r>
            <w:r>
              <w:rPr>
                <w:rFonts w:hint="eastAsia"/>
                <w:b/>
                <w:color w:val="000000"/>
                <w:sz w:val="18"/>
                <w:szCs w:val="18"/>
              </w:rPr>
              <w:t>分钟</w:t>
            </w:r>
            <w:r>
              <w:rPr>
                <w:b/>
                <w:color w:val="000000"/>
                <w:sz w:val="18"/>
                <w:szCs w:val="18"/>
              </w:rPr>
              <w:t>/</w:t>
            </w:r>
            <w:r>
              <w:rPr>
                <w:rFonts w:hint="eastAsia"/>
                <w:b/>
                <w:color w:val="000000"/>
                <w:sz w:val="18"/>
                <w:szCs w:val="18"/>
              </w:rPr>
              <w:t>月按天折算。在用固话</w:t>
            </w:r>
            <w:r>
              <w:rPr>
                <w:b/>
                <w:color w:val="000000"/>
                <w:sz w:val="18"/>
                <w:szCs w:val="18"/>
              </w:rPr>
              <w:t>/</w:t>
            </w:r>
            <w:r>
              <w:rPr>
                <w:rFonts w:hint="eastAsia"/>
                <w:b/>
                <w:color w:val="000000"/>
                <w:sz w:val="18"/>
                <w:szCs w:val="18"/>
              </w:rPr>
              <w:t>商云通参加本活动的，若变更前的原套餐资费标准为次月生效模式的，则变更当月至本活动套餐资费标准生效期间，仍维持原套餐资费。</w:t>
            </w:r>
          </w:p>
          <w:p w14:paraId="53463DE1">
            <w:pPr>
              <w:pStyle w:val="15"/>
              <w:numPr>
                <w:ilvl w:val="0"/>
                <w:numId w:val="2"/>
              </w:numPr>
              <w:ind w:firstLineChars="0"/>
              <w:rPr>
                <w:bCs/>
                <w:color w:val="000000"/>
                <w:sz w:val="18"/>
                <w:szCs w:val="18"/>
              </w:rPr>
            </w:pPr>
            <w:r>
              <w:rPr>
                <w:rFonts w:hint="eastAsia"/>
                <w:bCs/>
                <w:color w:val="000000"/>
                <w:sz w:val="18"/>
                <w:szCs w:val="18"/>
              </w:rPr>
              <w:t>ISDN（2B+D）须付清所有欠费并迁转改装为普通固话后方可参加本营销活动。客户需优先改为光电话（无光纤资源覆盖除外）。</w:t>
            </w:r>
          </w:p>
          <w:p w14:paraId="4DDCF6A6">
            <w:pPr>
              <w:pStyle w:val="15"/>
              <w:numPr>
                <w:ilvl w:val="0"/>
                <w:numId w:val="2"/>
              </w:numPr>
              <w:ind w:firstLineChars="0"/>
              <w:rPr>
                <w:bCs/>
                <w:color w:val="000000"/>
                <w:sz w:val="18"/>
                <w:szCs w:val="18"/>
              </w:rPr>
            </w:pPr>
            <w:r>
              <w:rPr>
                <w:rFonts w:hint="eastAsia"/>
                <w:bCs/>
                <w:color w:val="000000"/>
                <w:sz w:val="18"/>
                <w:szCs w:val="18"/>
              </w:rPr>
              <w:t>“天翼云图</w:t>
            </w:r>
            <w:r>
              <w:rPr>
                <w:bCs/>
                <w:color w:val="000000"/>
                <w:sz w:val="18"/>
                <w:szCs w:val="18"/>
              </w:rPr>
              <w:t>AI</w:t>
            </w:r>
            <w:r>
              <w:rPr>
                <w:rFonts w:hint="eastAsia"/>
                <w:bCs/>
                <w:color w:val="000000"/>
                <w:sz w:val="18"/>
                <w:szCs w:val="18"/>
              </w:rPr>
              <w:t>智能海报”适用于上海电信所有手机套餐用户（</w:t>
            </w:r>
            <w:r>
              <w:rPr>
                <w:rFonts w:hint="eastAsia" w:ascii="宋体" w:hAnsi="宋体"/>
                <w:color w:val="000000"/>
                <w:sz w:val="18"/>
                <w:szCs w:val="18"/>
              </w:rPr>
              <w:t>政企属性）</w:t>
            </w:r>
            <w:r>
              <w:rPr>
                <w:rFonts w:hint="eastAsia"/>
                <w:bCs/>
                <w:color w:val="000000"/>
                <w:sz w:val="18"/>
                <w:szCs w:val="18"/>
              </w:rPr>
              <w:t>订购。</w:t>
            </w:r>
          </w:p>
          <w:p w14:paraId="0EFE47E7">
            <w:pPr>
              <w:pStyle w:val="15"/>
              <w:numPr>
                <w:ilvl w:val="0"/>
                <w:numId w:val="2"/>
              </w:numPr>
              <w:ind w:firstLineChars="0"/>
              <w:rPr>
                <w:b/>
                <w:color w:val="000000"/>
                <w:sz w:val="18"/>
                <w:szCs w:val="18"/>
              </w:rPr>
            </w:pPr>
            <w:r>
              <w:rPr>
                <w:rFonts w:hint="eastAsia"/>
                <w:b/>
                <w:color w:val="000000"/>
                <w:sz w:val="18"/>
                <w:szCs w:val="18"/>
              </w:rPr>
              <w:t>如选择固话，所含一线固话不含来电显示功能，客户需另行付费开通。</w:t>
            </w:r>
          </w:p>
          <w:p w14:paraId="51DE20DC">
            <w:pPr>
              <w:pStyle w:val="15"/>
              <w:numPr>
                <w:ilvl w:val="0"/>
                <w:numId w:val="2"/>
              </w:numPr>
              <w:ind w:firstLineChars="0"/>
              <w:rPr>
                <w:bCs/>
                <w:color w:val="000000"/>
                <w:sz w:val="18"/>
                <w:szCs w:val="18"/>
              </w:rPr>
            </w:pPr>
            <w:r>
              <w:rPr>
                <w:rFonts w:hint="eastAsia"/>
                <w:bCs/>
                <w:color w:val="000000"/>
                <w:sz w:val="18"/>
                <w:szCs w:val="18"/>
              </w:rPr>
              <w:t>手机上网流量只适用于中国电信移动通信各制式网络，不含WLAN(Wi-Fi)</w:t>
            </w:r>
          </w:p>
          <w:p w14:paraId="6C099CD7">
            <w:pPr>
              <w:numPr>
                <w:ilvl w:val="0"/>
                <w:numId w:val="2"/>
              </w:numPr>
              <w:jc w:val="left"/>
              <w:rPr>
                <w:rFonts w:ascii="宋体" w:hAnsi="宋体"/>
                <w:b/>
                <w:color w:val="000000"/>
                <w:sz w:val="18"/>
                <w:szCs w:val="18"/>
              </w:rPr>
            </w:pPr>
            <w:r>
              <w:rPr>
                <w:rFonts w:hint="eastAsia" w:ascii="宋体" w:hAnsi="宋体"/>
                <w:b/>
                <w:color w:val="000000"/>
                <w:sz w:val="18"/>
                <w:szCs w:val="18"/>
              </w:rPr>
              <w:t>若客户所在区域带宽资源无法满足本套餐宽带速率时，电信客户经理将联系客户</w:t>
            </w:r>
            <w:r>
              <w:rPr>
                <w:rFonts w:ascii="宋体" w:hAnsi="宋体"/>
                <w:b/>
                <w:color w:val="000000"/>
                <w:sz w:val="18"/>
                <w:szCs w:val="18"/>
              </w:rPr>
              <w:t>联系人</w:t>
            </w:r>
            <w:r>
              <w:rPr>
                <w:rFonts w:hint="eastAsia" w:ascii="宋体" w:hAnsi="宋体"/>
                <w:b/>
                <w:color w:val="000000"/>
                <w:sz w:val="18"/>
                <w:szCs w:val="18"/>
              </w:rPr>
              <w:t>办理变更或退单。</w:t>
            </w:r>
          </w:p>
          <w:p w14:paraId="7347BF08">
            <w:pPr>
              <w:numPr>
                <w:ilvl w:val="0"/>
                <w:numId w:val="2"/>
              </w:numPr>
              <w:jc w:val="left"/>
              <w:rPr>
                <w:rFonts w:ascii="宋体" w:hAnsi="宋体"/>
                <w:bCs/>
                <w:color w:val="000000"/>
                <w:sz w:val="18"/>
                <w:szCs w:val="18"/>
              </w:rPr>
            </w:pPr>
            <w:r>
              <w:rPr>
                <w:rFonts w:hint="eastAsia" w:ascii="宋体" w:hAnsi="宋体"/>
                <w:bCs/>
                <w:color w:val="000000"/>
                <w:sz w:val="18"/>
                <w:szCs w:val="18"/>
              </w:rPr>
              <w:t>套餐内的各项业务必须同名同址且合并开账。</w:t>
            </w:r>
          </w:p>
          <w:p w14:paraId="1B566536">
            <w:pPr>
              <w:numPr>
                <w:ilvl w:val="0"/>
                <w:numId w:val="2"/>
              </w:numPr>
              <w:jc w:val="left"/>
              <w:rPr>
                <w:rFonts w:ascii="宋体" w:hAnsi="宋体"/>
                <w:bCs/>
                <w:color w:val="000000"/>
                <w:sz w:val="18"/>
                <w:szCs w:val="18"/>
              </w:rPr>
            </w:pPr>
            <w:r>
              <w:rPr>
                <w:rFonts w:ascii="宋体" w:hAnsi="宋体"/>
                <w:bCs/>
                <w:color w:val="000000"/>
                <w:sz w:val="18"/>
                <w:szCs w:val="18"/>
              </w:rPr>
              <w:t>请认真、正确填写</w:t>
            </w:r>
            <w:r>
              <w:rPr>
                <w:rFonts w:hint="eastAsia" w:ascii="宋体" w:hAnsi="宋体"/>
                <w:bCs/>
                <w:color w:val="000000"/>
                <w:sz w:val="18"/>
                <w:szCs w:val="18"/>
              </w:rPr>
              <w:t>本</w:t>
            </w:r>
            <w:r>
              <w:rPr>
                <w:rFonts w:ascii="宋体" w:hAnsi="宋体"/>
                <w:bCs/>
                <w:color w:val="000000"/>
                <w:sz w:val="18"/>
                <w:szCs w:val="18"/>
              </w:rPr>
              <w:t>登记表中的每一项，其中带*项必须填写</w:t>
            </w:r>
            <w:r>
              <w:rPr>
                <w:rFonts w:hint="eastAsia" w:ascii="宋体" w:hAnsi="宋体"/>
                <w:bCs/>
                <w:color w:val="000000"/>
                <w:sz w:val="18"/>
                <w:szCs w:val="18"/>
              </w:rPr>
              <w:t>。</w:t>
            </w:r>
          </w:p>
          <w:p w14:paraId="083FC1E2">
            <w:pPr>
              <w:numPr>
                <w:ilvl w:val="0"/>
                <w:numId w:val="2"/>
              </w:numPr>
              <w:jc w:val="left"/>
              <w:rPr>
                <w:rFonts w:ascii="宋体" w:hAnsi="宋体"/>
                <w:bCs/>
                <w:color w:val="000000"/>
                <w:sz w:val="18"/>
                <w:szCs w:val="18"/>
              </w:rPr>
            </w:pPr>
            <w:r>
              <w:rPr>
                <w:rFonts w:hint="eastAsia" w:ascii="宋体" w:hAnsi="宋体"/>
                <w:bCs/>
                <w:color w:val="000000"/>
                <w:sz w:val="18"/>
                <w:szCs w:val="18"/>
              </w:rPr>
              <w:t>经办人为经企业授权，办理申请参加本营销活动手续的企业内部员工。</w:t>
            </w:r>
          </w:p>
          <w:p w14:paraId="29217810">
            <w:pPr>
              <w:numPr>
                <w:ilvl w:val="0"/>
                <w:numId w:val="2"/>
              </w:numPr>
              <w:jc w:val="left"/>
              <w:rPr>
                <w:rFonts w:ascii="宋体" w:hAnsi="宋体"/>
                <w:bCs/>
                <w:color w:val="000000"/>
                <w:sz w:val="18"/>
                <w:szCs w:val="18"/>
              </w:rPr>
            </w:pPr>
            <w:r>
              <w:rPr>
                <w:rFonts w:hint="eastAsia" w:ascii="宋体" w:hAnsi="宋体"/>
                <w:bCs/>
                <w:color w:val="000000"/>
                <w:sz w:val="18"/>
                <w:szCs w:val="18"/>
              </w:rPr>
              <w:t>联系人为经企业授权，在业务优惠期间，有权办理相关业务申请/变更手续的企业内部员工，如联系人发生变更，请及时告知中国电信股份有限公司上海分公司的客户经理。</w:t>
            </w:r>
          </w:p>
          <w:p w14:paraId="5E7D3757">
            <w:pPr>
              <w:numPr>
                <w:ilvl w:val="0"/>
                <w:numId w:val="2"/>
              </w:numPr>
              <w:jc w:val="left"/>
              <w:rPr>
                <w:rFonts w:ascii="宋体" w:hAnsi="宋体"/>
                <w:bCs/>
                <w:color w:val="000000"/>
                <w:sz w:val="18"/>
                <w:szCs w:val="18"/>
              </w:rPr>
            </w:pPr>
            <w:r>
              <w:rPr>
                <w:rFonts w:ascii="宋体" w:hAnsi="宋体"/>
                <w:bCs/>
                <w:color w:val="000000"/>
                <w:sz w:val="18"/>
                <w:szCs w:val="18"/>
              </w:rPr>
              <w:t>如有问题请及时</w:t>
            </w:r>
            <w:r>
              <w:rPr>
                <w:rFonts w:hint="eastAsia" w:ascii="宋体" w:hAnsi="宋体"/>
                <w:bCs/>
                <w:color w:val="000000"/>
                <w:sz w:val="18"/>
                <w:szCs w:val="18"/>
              </w:rPr>
              <w:t>致电中国电信股份有限公司上海分公司政企客户热线</w:t>
            </w:r>
            <w:r>
              <w:rPr>
                <w:rFonts w:ascii="宋体" w:hAnsi="宋体"/>
                <w:bCs/>
                <w:color w:val="000000"/>
                <w:sz w:val="18"/>
                <w:szCs w:val="18"/>
              </w:rPr>
              <w:t>：</w:t>
            </w:r>
            <w:r>
              <w:rPr>
                <w:rFonts w:hint="eastAsia" w:ascii="宋体" w:hAnsi="宋体"/>
                <w:bCs/>
                <w:color w:val="000000"/>
                <w:sz w:val="18"/>
                <w:szCs w:val="18"/>
              </w:rPr>
              <w:t>10000*9</w:t>
            </w:r>
            <w:r>
              <w:rPr>
                <w:rFonts w:ascii="宋体" w:hAnsi="宋体"/>
                <w:bCs/>
                <w:color w:val="000000"/>
                <w:sz w:val="18"/>
                <w:szCs w:val="18"/>
              </w:rPr>
              <w:t>。</w:t>
            </w:r>
          </w:p>
          <w:p w14:paraId="207357E0">
            <w:pPr>
              <w:numPr>
                <w:ilvl w:val="0"/>
                <w:numId w:val="2"/>
              </w:numPr>
              <w:jc w:val="left"/>
              <w:rPr>
                <w:rFonts w:ascii="宋体" w:hAnsi="宋体"/>
                <w:b/>
                <w:bCs/>
                <w:color w:val="000000"/>
                <w:sz w:val="18"/>
                <w:szCs w:val="18"/>
              </w:rPr>
            </w:pPr>
            <w:r>
              <w:rPr>
                <w:rFonts w:hint="eastAsia" w:ascii="宋体" w:hAnsi="宋体"/>
                <w:b/>
                <w:bCs/>
                <w:color w:val="000000"/>
                <w:sz w:val="18"/>
                <w:szCs w:val="18"/>
              </w:rPr>
              <w:t>在协议期内</w:t>
            </w:r>
            <w:r>
              <w:rPr>
                <w:rFonts w:ascii="宋体" w:hAnsi="宋体"/>
                <w:b/>
                <w:bCs/>
                <w:color w:val="000000"/>
                <w:sz w:val="18"/>
                <w:szCs w:val="18"/>
              </w:rPr>
              <w:t>,</w:t>
            </w:r>
            <w:r>
              <w:rPr>
                <w:rFonts w:hint="eastAsia" w:ascii="宋体" w:hAnsi="宋体"/>
                <w:b/>
                <w:bCs/>
                <w:color w:val="000000"/>
                <w:sz w:val="18"/>
                <w:szCs w:val="18"/>
              </w:rPr>
              <w:t>因客户原因退出本活动或导致本活动提前终止的</w:t>
            </w:r>
            <w:r>
              <w:rPr>
                <w:rFonts w:ascii="宋体" w:hAnsi="宋体"/>
                <w:b/>
                <w:bCs/>
                <w:color w:val="000000"/>
                <w:sz w:val="18"/>
                <w:szCs w:val="18"/>
              </w:rPr>
              <w:t>,</w:t>
            </w:r>
            <w:r>
              <w:rPr>
                <w:rFonts w:hint="eastAsia" w:ascii="宋体" w:hAnsi="宋体"/>
                <w:b/>
                <w:bCs/>
                <w:color w:val="000000"/>
                <w:sz w:val="18"/>
                <w:szCs w:val="18"/>
              </w:rPr>
              <w:t>客户应结清之前已使用的费用及违约金。违约金金额标准</w:t>
            </w:r>
            <w:r>
              <w:rPr>
                <w:rFonts w:hint="eastAsia" w:ascii="等线" w:hAnsi="等线" w:eastAsia="等线"/>
                <w:b/>
                <w:bCs/>
                <w:color w:val="000000"/>
                <w:sz w:val="18"/>
                <w:szCs w:val="18"/>
              </w:rPr>
              <w:t>详见本营销活动规则。</w:t>
            </w:r>
          </w:p>
          <w:p w14:paraId="6899E4D8">
            <w:pPr>
              <w:numPr>
                <w:ilvl w:val="0"/>
                <w:numId w:val="2"/>
              </w:numPr>
              <w:jc w:val="left"/>
              <w:rPr>
                <w:rFonts w:ascii="宋体" w:hAnsi="宋体"/>
                <w:bCs/>
                <w:color w:val="000000"/>
                <w:sz w:val="18"/>
                <w:szCs w:val="18"/>
              </w:rPr>
            </w:pPr>
            <w:r>
              <w:rPr>
                <w:rFonts w:hint="eastAsia" w:ascii="宋体" w:hAnsi="宋体"/>
                <w:bCs/>
                <w:color w:val="000000"/>
                <w:sz w:val="18"/>
                <w:szCs w:val="18"/>
              </w:rPr>
              <w:t>未注明的资费，按现行有效的标准资费计收。</w:t>
            </w:r>
          </w:p>
          <w:p w14:paraId="41A0141E">
            <w:pPr>
              <w:numPr>
                <w:ilvl w:val="0"/>
                <w:numId w:val="2"/>
              </w:numPr>
              <w:jc w:val="left"/>
              <w:rPr>
                <w:rFonts w:ascii="宋体" w:hAnsi="宋体"/>
                <w:bCs/>
                <w:color w:val="000000"/>
                <w:sz w:val="18"/>
                <w:szCs w:val="18"/>
              </w:rPr>
            </w:pPr>
            <w:r>
              <w:rPr>
                <w:rFonts w:hint="eastAsia" w:ascii="宋体" w:hAnsi="宋体"/>
                <w:bCs/>
                <w:color w:val="000000"/>
                <w:sz w:val="18"/>
                <w:szCs w:val="18"/>
              </w:rPr>
              <w:t>中国电信上海公司业务办理实行实名制登记制度。请您确认本登记单上用户信息正确、真实有效。信息如有变更</w:t>
            </w:r>
            <w:r>
              <w:rPr>
                <w:rFonts w:ascii="宋体" w:hAnsi="宋体"/>
                <w:bCs/>
                <w:color w:val="000000"/>
                <w:sz w:val="18"/>
                <w:szCs w:val="18"/>
              </w:rPr>
              <w:t>,请及时办理变更手续。今后办理业务变更或注销手续时,需凭办理实名制登记的证件办理。</w:t>
            </w:r>
            <w:r>
              <w:rPr>
                <w:rFonts w:hint="eastAsia" w:ascii="宋体" w:hAnsi="宋体"/>
                <w:bCs/>
                <w:color w:val="000000"/>
                <w:sz w:val="18"/>
                <w:szCs w:val="18"/>
              </w:rPr>
              <w:t>不以个人名义申请、使用业务，真实落地目的码为本单位实名办理或合规使用的电话号码。</w:t>
            </w:r>
          </w:p>
          <w:p w14:paraId="746689FB">
            <w:pPr>
              <w:numPr>
                <w:ilvl w:val="0"/>
                <w:numId w:val="2"/>
              </w:numPr>
              <w:jc w:val="left"/>
              <w:rPr>
                <w:rFonts w:ascii="宋体" w:hAnsi="宋体"/>
                <w:b/>
                <w:color w:val="000000"/>
                <w:sz w:val="18"/>
                <w:szCs w:val="18"/>
              </w:rPr>
            </w:pPr>
            <w:r>
              <w:rPr>
                <w:rFonts w:hint="eastAsia" w:ascii="宋体" w:hAnsi="宋体"/>
                <w:b/>
                <w:color w:val="000000"/>
                <w:sz w:val="18"/>
                <w:szCs w:val="18"/>
              </w:rPr>
              <w:t>请认真阅读《中国电信股份有限公司上海分公司业务服务协议》、《中国电信股份有限公司上海分公司智云随选-开店宝基础版套餐营销活动规则</w:t>
            </w:r>
            <w:r>
              <w:rPr>
                <w:rFonts w:ascii="宋体" w:hAnsi="宋体"/>
                <w:b/>
                <w:color w:val="000000"/>
                <w:sz w:val="18"/>
                <w:szCs w:val="18"/>
              </w:rPr>
              <w:t>》、《信息安全承诺书》</w:t>
            </w:r>
            <w:r>
              <w:rPr>
                <w:rFonts w:hint="eastAsia" w:ascii="宋体" w:hAnsi="宋体"/>
                <w:b/>
                <w:color w:val="000000"/>
                <w:sz w:val="18"/>
                <w:szCs w:val="18"/>
              </w:rPr>
              <w:t>及所选可选权益包对应规则</w:t>
            </w:r>
            <w:r>
              <w:rPr>
                <w:rFonts w:ascii="宋体" w:hAnsi="宋体"/>
                <w:b/>
                <w:color w:val="000000"/>
                <w:sz w:val="18"/>
                <w:szCs w:val="18"/>
              </w:rPr>
              <w:t>内容。</w:t>
            </w:r>
          </w:p>
          <w:p w14:paraId="3BD25871">
            <w:pPr>
              <w:spacing w:line="360" w:lineRule="auto"/>
              <w:ind w:left="72"/>
              <w:rPr>
                <w:rFonts w:ascii="宋体" w:hAnsi="宋体"/>
                <w:bCs/>
                <w:color w:val="000000"/>
                <w:sz w:val="18"/>
                <w:szCs w:val="18"/>
              </w:rPr>
            </w:pPr>
          </w:p>
          <w:p w14:paraId="3C6E1223">
            <w:pPr>
              <w:spacing w:line="360" w:lineRule="auto"/>
              <w:ind w:left="72"/>
              <w:rPr>
                <w:rFonts w:ascii="宋体" w:hAnsi="宋体"/>
                <w:bCs/>
                <w:color w:val="000000"/>
                <w:sz w:val="18"/>
                <w:szCs w:val="18"/>
              </w:rPr>
            </w:pPr>
          </w:p>
          <w:p w14:paraId="019CA04A">
            <w:pPr>
              <w:spacing w:line="360" w:lineRule="auto"/>
              <w:ind w:left="72"/>
              <w:rPr>
                <w:rFonts w:ascii="宋体" w:hAnsi="宋体"/>
                <w:bCs/>
                <w:color w:val="000000"/>
                <w:sz w:val="18"/>
                <w:szCs w:val="18"/>
              </w:rPr>
            </w:pPr>
          </w:p>
          <w:p w14:paraId="4D1563EB">
            <w:pPr>
              <w:spacing w:line="360" w:lineRule="auto"/>
              <w:ind w:left="72"/>
              <w:rPr>
                <w:rFonts w:ascii="宋体" w:hAnsi="宋体"/>
                <w:bCs/>
                <w:color w:val="000000"/>
                <w:sz w:val="18"/>
                <w:szCs w:val="18"/>
              </w:rPr>
            </w:pPr>
            <w:r>
              <w:rPr>
                <w:rFonts w:hint="eastAsia" w:ascii="宋体" w:hAnsi="宋体"/>
                <w:bCs/>
                <w:color w:val="000000"/>
                <w:sz w:val="18"/>
                <w:szCs w:val="18"/>
              </w:rPr>
              <w:t>经办人身份证号码：</w:t>
            </w:r>
          </w:p>
          <w:p w14:paraId="0103C550">
            <w:pPr>
              <w:spacing w:line="360" w:lineRule="auto"/>
              <w:ind w:left="72"/>
              <w:rPr>
                <w:rFonts w:ascii="宋体" w:hAnsi="宋体"/>
                <w:bCs/>
                <w:color w:val="000000"/>
                <w:sz w:val="18"/>
                <w:szCs w:val="18"/>
              </w:rPr>
            </w:pPr>
          </w:p>
          <w:p w14:paraId="28D44CFB">
            <w:pPr>
              <w:spacing w:line="360" w:lineRule="auto"/>
              <w:rPr>
                <w:rFonts w:ascii="宋体" w:hAnsi="宋体"/>
                <w:bCs/>
                <w:color w:val="000000"/>
                <w:sz w:val="18"/>
                <w:szCs w:val="18"/>
              </w:rPr>
            </w:pPr>
            <w:r>
              <w:rPr>
                <w:rFonts w:ascii="宋体" w:hAnsi="宋体"/>
                <w:bCs/>
                <w:color w:val="000000"/>
                <w:sz w:val="18"/>
                <w:szCs w:val="18"/>
              </w:rPr>
              <w:t>经办人签</w:t>
            </w:r>
            <w:r>
              <w:rPr>
                <w:rFonts w:hint="eastAsia" w:ascii="宋体" w:hAnsi="宋体"/>
                <w:bCs/>
                <w:color w:val="000000"/>
                <w:sz w:val="18"/>
                <w:szCs w:val="18"/>
              </w:rPr>
              <w:t>字</w:t>
            </w:r>
            <w:r>
              <w:rPr>
                <w:rFonts w:ascii="宋体" w:hAnsi="宋体"/>
                <w:bCs/>
                <w:color w:val="000000"/>
                <w:sz w:val="18"/>
                <w:szCs w:val="18"/>
              </w:rPr>
              <w:t>：</w:t>
            </w:r>
          </w:p>
          <w:p w14:paraId="4C6B731E">
            <w:pPr>
              <w:spacing w:line="360" w:lineRule="auto"/>
              <w:rPr>
                <w:rFonts w:ascii="宋体" w:hAnsi="宋体"/>
                <w:bCs/>
                <w:color w:val="000000"/>
                <w:sz w:val="18"/>
                <w:szCs w:val="18"/>
              </w:rPr>
            </w:pPr>
          </w:p>
          <w:p w14:paraId="0562321A">
            <w:pPr>
              <w:spacing w:line="360" w:lineRule="auto"/>
              <w:ind w:firstLine="90" w:firstLineChars="50"/>
              <w:rPr>
                <w:rFonts w:ascii="宋体" w:hAnsi="宋体"/>
                <w:bCs/>
                <w:color w:val="000000"/>
                <w:sz w:val="18"/>
                <w:szCs w:val="18"/>
              </w:rPr>
            </w:pPr>
            <w:r>
              <w:rPr>
                <w:rFonts w:hint="eastAsia" w:ascii="宋体" w:hAnsi="宋体"/>
                <w:bCs/>
                <w:color w:val="000000"/>
                <w:sz w:val="18"/>
                <w:szCs w:val="18"/>
              </w:rPr>
              <w:t>单位盖</w:t>
            </w:r>
            <w:r>
              <w:rPr>
                <w:rFonts w:ascii="宋体" w:hAnsi="宋体"/>
                <w:bCs/>
                <w:color w:val="000000"/>
                <w:sz w:val="18"/>
                <w:szCs w:val="18"/>
              </w:rPr>
              <w:t>章：</w:t>
            </w:r>
          </w:p>
          <w:p w14:paraId="0A8C69D3">
            <w:pPr>
              <w:spacing w:line="360" w:lineRule="auto"/>
              <w:ind w:firstLine="90" w:firstLineChars="50"/>
              <w:rPr>
                <w:rFonts w:ascii="宋体" w:hAnsi="宋体"/>
                <w:bCs/>
                <w:color w:val="000000"/>
                <w:sz w:val="18"/>
                <w:szCs w:val="18"/>
              </w:rPr>
            </w:pPr>
          </w:p>
          <w:p w14:paraId="2E9D6F8C">
            <w:pPr>
              <w:spacing w:line="360" w:lineRule="auto"/>
              <w:rPr>
                <w:rFonts w:ascii="宋体" w:hAnsi="宋体"/>
                <w:bCs/>
                <w:color w:val="000000"/>
                <w:sz w:val="18"/>
                <w:szCs w:val="18"/>
              </w:rPr>
            </w:pPr>
          </w:p>
          <w:p w14:paraId="5FA0AC4F">
            <w:pPr>
              <w:ind w:left="360"/>
              <w:jc w:val="right"/>
              <w:rPr>
                <w:rFonts w:ascii="宋体" w:hAnsi="宋体"/>
                <w:bCs/>
                <w:color w:val="000000"/>
                <w:sz w:val="18"/>
                <w:szCs w:val="18"/>
              </w:rPr>
            </w:pPr>
            <w:r>
              <w:rPr>
                <w:rFonts w:ascii="宋体" w:hAnsi="宋体"/>
                <w:bCs/>
                <w:color w:val="000000"/>
                <w:sz w:val="18"/>
                <w:szCs w:val="18"/>
              </w:rPr>
              <w:t>日期：       年     月    日</w:t>
            </w:r>
          </w:p>
          <w:p w14:paraId="5C0C3757">
            <w:pPr>
              <w:jc w:val="left"/>
              <w:rPr>
                <w:rFonts w:ascii="宋体" w:hAnsi="宋体"/>
                <w:color w:val="000000"/>
                <w:sz w:val="18"/>
                <w:szCs w:val="18"/>
              </w:rPr>
            </w:pPr>
          </w:p>
        </w:tc>
      </w:tr>
    </w:tbl>
    <w:p w14:paraId="05B30017">
      <w:pPr>
        <w:rPr>
          <w:bCs/>
          <w:color w:val="000000"/>
        </w:rPr>
      </w:pPr>
    </w:p>
    <w:p w14:paraId="42BDEC63">
      <w:pPr>
        <w:widowControl/>
        <w:jc w:val="center"/>
        <w:rPr>
          <w:bCs/>
          <w:color w:val="000000"/>
        </w:rPr>
      </w:pPr>
      <w:r>
        <w:rPr>
          <w:bCs/>
          <w:color w:val="000000"/>
        </w:rPr>
        <w:br w:type="page"/>
      </w:r>
    </w:p>
    <w:p w14:paraId="6139459C">
      <w:pPr>
        <w:widowControl/>
        <w:jc w:val="center"/>
        <w:rPr>
          <w:bCs/>
          <w:color w:val="000000"/>
        </w:rPr>
      </w:pPr>
    </w:p>
    <w:p w14:paraId="56D77E0D">
      <w:pPr>
        <w:widowControl/>
        <w:jc w:val="center"/>
        <w:rPr>
          <w:rFonts w:ascii="宋体" w:hAnsi="宋体"/>
          <w:color w:val="000000"/>
          <w:sz w:val="20"/>
          <w:szCs w:val="20"/>
        </w:rPr>
      </w:pPr>
      <w:r>
        <w:rPr>
          <w:rFonts w:hint="eastAsia" w:ascii="宋体" w:hAnsi="宋体"/>
          <w:color w:val="000000"/>
          <w:sz w:val="20"/>
          <w:szCs w:val="20"/>
        </w:rPr>
        <w:t>中国电信股份有限公司上海分公司</w:t>
      </w:r>
    </w:p>
    <w:p w14:paraId="03F8088A">
      <w:pPr>
        <w:jc w:val="center"/>
        <w:rPr>
          <w:rFonts w:ascii="宋体" w:hAnsi="宋体"/>
          <w:color w:val="000000"/>
          <w:sz w:val="20"/>
          <w:szCs w:val="20"/>
        </w:rPr>
      </w:pPr>
      <w:r>
        <w:rPr>
          <w:rFonts w:hint="eastAsia" w:ascii="宋体" w:hAnsi="宋体"/>
          <w:color w:val="000000"/>
          <w:sz w:val="20"/>
          <w:szCs w:val="20"/>
        </w:rPr>
        <w:t>智云随选-开店宝基础版套餐营销活动规则</w:t>
      </w:r>
    </w:p>
    <w:p w14:paraId="4FF378E6">
      <w:pPr>
        <w:numPr>
          <w:ilvl w:val="0"/>
          <w:numId w:val="3"/>
        </w:numPr>
        <w:tabs>
          <w:tab w:val="clear" w:pos="420"/>
        </w:tabs>
        <w:rPr>
          <w:b/>
          <w:bCs/>
          <w:color w:val="000000"/>
          <w:sz w:val="16"/>
          <w:szCs w:val="16"/>
        </w:rPr>
      </w:pPr>
      <w:r>
        <w:rPr>
          <w:rFonts w:hint="eastAsia" w:ascii="宋体" w:hAnsi="宋体"/>
          <w:b/>
          <w:color w:val="000000"/>
          <w:sz w:val="16"/>
          <w:szCs w:val="16"/>
        </w:rPr>
        <w:t>本营销活动规则中的</w:t>
      </w:r>
      <w:r>
        <w:rPr>
          <w:rFonts w:ascii="宋体" w:hAnsi="宋体"/>
          <w:b/>
          <w:color w:val="000000"/>
          <w:sz w:val="16"/>
          <w:szCs w:val="16"/>
        </w:rPr>
        <w:t>业务</w:t>
      </w:r>
      <w:r>
        <w:rPr>
          <w:rFonts w:hint="eastAsia" w:ascii="宋体" w:hAnsi="宋体"/>
          <w:b/>
          <w:color w:val="000000"/>
          <w:sz w:val="16"/>
          <w:szCs w:val="16"/>
        </w:rPr>
        <w:t>协议期均为2</w:t>
      </w:r>
      <w:r>
        <w:rPr>
          <w:rFonts w:ascii="宋体" w:hAnsi="宋体"/>
          <w:b/>
          <w:color w:val="000000"/>
          <w:sz w:val="16"/>
          <w:szCs w:val="16"/>
        </w:rPr>
        <w:t>年，自</w:t>
      </w:r>
      <w:r>
        <w:rPr>
          <w:rFonts w:hint="eastAsia" w:ascii="宋体" w:hAnsi="宋体"/>
          <w:b/>
          <w:color w:val="000000"/>
          <w:sz w:val="16"/>
          <w:szCs w:val="16"/>
        </w:rPr>
        <w:t>营销活动</w:t>
      </w:r>
      <w:r>
        <w:rPr>
          <w:rFonts w:ascii="宋体" w:hAnsi="宋体"/>
          <w:b/>
          <w:color w:val="000000"/>
          <w:sz w:val="16"/>
          <w:szCs w:val="16"/>
        </w:rPr>
        <w:t>受理后的次月1日起开始计算，套餐资费从受理后的次月1日起开始收取。业务受理当月的费用均按天折算。</w:t>
      </w:r>
    </w:p>
    <w:p w14:paraId="3EF7C418">
      <w:pPr>
        <w:numPr>
          <w:ilvl w:val="0"/>
          <w:numId w:val="3"/>
        </w:numPr>
        <w:tabs>
          <w:tab w:val="clear" w:pos="420"/>
        </w:tabs>
        <w:rPr>
          <w:b/>
          <w:bCs/>
          <w:color w:val="000000"/>
          <w:sz w:val="16"/>
          <w:szCs w:val="16"/>
        </w:rPr>
      </w:pPr>
      <w:r>
        <w:rPr>
          <w:rFonts w:hint="eastAsia"/>
          <w:b/>
          <w:bCs/>
          <w:color w:val="000000"/>
          <w:sz w:val="16"/>
          <w:szCs w:val="16"/>
        </w:rPr>
        <w:t>本规则协议期满后，为保障客户通信的连续性，在客户未办理业务注销（拆机）手续前，中国电信上海公司不得擅自终止向客户提供通信服务。中国电信上海公司应继续为客户提供通信服务，双方按以下约定办理：</w:t>
      </w:r>
    </w:p>
    <w:p w14:paraId="154FA87E">
      <w:pPr>
        <w:tabs>
          <w:tab w:val="left" w:pos="420"/>
          <w:tab w:val="left" w:pos="840"/>
        </w:tabs>
        <w:ind w:firstLine="321" w:firstLineChars="200"/>
        <w:rPr>
          <w:b/>
          <w:bCs/>
          <w:color w:val="000000"/>
          <w:sz w:val="16"/>
          <w:szCs w:val="16"/>
        </w:rPr>
      </w:pPr>
      <w:r>
        <w:rPr>
          <w:rFonts w:hint="eastAsia"/>
          <w:b/>
          <w:bCs/>
          <w:color w:val="000000"/>
          <w:sz w:val="16"/>
          <w:szCs w:val="16"/>
        </w:rPr>
        <w:t>a、客户可选择使用标准资费或办理中国电信上海公司提供的各类资费套餐</w:t>
      </w:r>
    </w:p>
    <w:p w14:paraId="2AC56413">
      <w:pPr>
        <w:tabs>
          <w:tab w:val="left" w:pos="420"/>
          <w:tab w:val="left" w:pos="840"/>
        </w:tabs>
        <w:ind w:left="361"/>
        <w:rPr>
          <w:b/>
          <w:color w:val="000000"/>
          <w:sz w:val="16"/>
          <w:szCs w:val="16"/>
        </w:rPr>
      </w:pPr>
      <w:r>
        <w:rPr>
          <w:rFonts w:hint="eastAsia"/>
          <w:b/>
          <w:color w:val="000000"/>
          <w:sz w:val="16"/>
          <w:szCs w:val="16"/>
        </w:rPr>
        <w:t>b、本规则协议期到期前</w:t>
      </w:r>
      <w:r>
        <w:rPr>
          <w:b/>
          <w:color w:val="000000"/>
          <w:sz w:val="16"/>
          <w:szCs w:val="16"/>
        </w:rPr>
        <w:t>30</w:t>
      </w:r>
      <w:r>
        <w:rPr>
          <w:rFonts w:hint="eastAsia"/>
          <w:b/>
          <w:color w:val="000000"/>
          <w:sz w:val="16"/>
          <w:szCs w:val="16"/>
        </w:rPr>
        <w:t>日内，若客户不作资费套餐的变更，则本营销规则自动延展</w:t>
      </w:r>
      <w:r>
        <w:rPr>
          <w:b/>
          <w:color w:val="000000"/>
          <w:sz w:val="16"/>
          <w:szCs w:val="16"/>
        </w:rPr>
        <w:t>12</w:t>
      </w:r>
      <w:r>
        <w:rPr>
          <w:rFonts w:hint="eastAsia"/>
          <w:b/>
          <w:color w:val="000000"/>
          <w:sz w:val="16"/>
          <w:szCs w:val="16"/>
        </w:rPr>
        <w:t>个月（</w:t>
      </w:r>
      <w:r>
        <w:rPr>
          <w:b/>
          <w:color w:val="000000"/>
          <w:sz w:val="16"/>
          <w:szCs w:val="16"/>
        </w:rPr>
        <w:t>1</w:t>
      </w:r>
      <w:r>
        <w:rPr>
          <w:rFonts w:hint="eastAsia"/>
          <w:b/>
          <w:color w:val="000000"/>
          <w:sz w:val="16"/>
          <w:szCs w:val="16"/>
        </w:rPr>
        <w:t>年），延展次数不限</w:t>
      </w:r>
    </w:p>
    <w:p w14:paraId="3CBC682F">
      <w:pPr>
        <w:tabs>
          <w:tab w:val="left" w:pos="420"/>
          <w:tab w:val="left" w:pos="840"/>
        </w:tabs>
        <w:ind w:firstLine="321" w:firstLineChars="200"/>
        <w:rPr>
          <w:rFonts w:ascii="宋体" w:hAnsi="宋体"/>
          <w:b/>
          <w:bCs/>
          <w:color w:val="000000"/>
          <w:kern w:val="0"/>
          <w:sz w:val="16"/>
          <w:szCs w:val="16"/>
        </w:rPr>
      </w:pPr>
      <w:r>
        <w:rPr>
          <w:rFonts w:hint="eastAsia"/>
          <w:b/>
          <w:bCs/>
          <w:color w:val="000000"/>
          <w:sz w:val="16"/>
          <w:szCs w:val="16"/>
        </w:rPr>
        <w:t>c、若中国电信上海公司不能向客户提供原资费套餐，有义务提前一个月通知客户，重新签订新的规则</w:t>
      </w:r>
    </w:p>
    <w:p w14:paraId="2F5FB972">
      <w:pPr>
        <w:numPr>
          <w:ilvl w:val="0"/>
          <w:numId w:val="3"/>
        </w:numPr>
        <w:tabs>
          <w:tab w:val="clear" w:pos="420"/>
        </w:tabs>
        <w:ind w:left="373" w:hanging="372" w:hangingChars="233"/>
        <w:rPr>
          <w:rFonts w:hAnsi="宋体" w:cs="Tahoma"/>
          <w:bCs/>
          <w:color w:val="000000"/>
          <w:sz w:val="16"/>
          <w:szCs w:val="16"/>
        </w:rPr>
      </w:pPr>
      <w:r>
        <w:rPr>
          <w:rFonts w:hint="eastAsia" w:hAnsi="宋体" w:cs="Tahoma"/>
          <w:bCs/>
          <w:color w:val="000000"/>
          <w:sz w:val="16"/>
          <w:szCs w:val="16"/>
        </w:rPr>
        <w:t>协议期满后，客户不续约的，可以办理相关产品注销手续（需归还路由器等设备）。</w:t>
      </w:r>
    </w:p>
    <w:p w14:paraId="569FFD32">
      <w:pPr>
        <w:numPr>
          <w:ilvl w:val="0"/>
          <w:numId w:val="3"/>
        </w:numPr>
        <w:tabs>
          <w:tab w:val="clear" w:pos="420"/>
        </w:tabs>
        <w:rPr>
          <w:rFonts w:ascii="宋体" w:hAnsi="宋体"/>
          <w:b/>
          <w:color w:val="000000"/>
          <w:sz w:val="16"/>
          <w:szCs w:val="16"/>
        </w:rPr>
      </w:pPr>
      <w:r>
        <w:rPr>
          <w:rFonts w:hint="eastAsia" w:ascii="宋体" w:hAnsi="宋体"/>
          <w:b/>
          <w:color w:val="000000"/>
          <w:sz w:val="16"/>
          <w:szCs w:val="16"/>
        </w:rPr>
        <w:t>使用本套餐下的企业拨号宽带业务，可支持最多5台上网终端同时上网，共享基础套餐带宽。未经中国电信上海公司同意使用超过规定数量的上网终端同时上网的，中国电信上海公司不保证通信质量并有权中止用户宽带账号的接入服务。</w:t>
      </w:r>
    </w:p>
    <w:p w14:paraId="22EAFE31">
      <w:pPr>
        <w:numPr>
          <w:ilvl w:val="0"/>
          <w:numId w:val="3"/>
        </w:numPr>
        <w:tabs>
          <w:tab w:val="clear" w:pos="420"/>
        </w:tabs>
        <w:ind w:left="373" w:hanging="372" w:hangingChars="233"/>
        <w:rPr>
          <w:rFonts w:hAnsi="宋体" w:cs="Tahoma"/>
          <w:bCs/>
          <w:color w:val="000000"/>
          <w:sz w:val="16"/>
          <w:szCs w:val="16"/>
        </w:rPr>
      </w:pPr>
      <w:r>
        <w:rPr>
          <w:rFonts w:hint="eastAsia" w:hAnsi="宋体" w:cs="Tahoma"/>
          <w:bCs/>
          <w:color w:val="000000"/>
          <w:sz w:val="16"/>
          <w:szCs w:val="16"/>
        </w:rPr>
        <w:t>相关增值业务基于主套餐存在，</w:t>
      </w:r>
      <w:r>
        <w:rPr>
          <w:rFonts w:hint="eastAsia" w:hAnsi="宋体" w:cs="Tahoma"/>
          <w:b/>
          <w:color w:val="000000"/>
          <w:sz w:val="16"/>
          <w:szCs w:val="16"/>
        </w:rPr>
        <w:t>如客户退出基础套餐或变更主套餐，则相关增值业务也相应退出</w:t>
      </w:r>
      <w:r>
        <w:rPr>
          <w:rFonts w:hint="eastAsia" w:hAnsi="宋体" w:cs="Tahoma"/>
          <w:bCs/>
          <w:color w:val="000000"/>
          <w:sz w:val="16"/>
          <w:szCs w:val="16"/>
        </w:rPr>
        <w:t>。</w:t>
      </w:r>
    </w:p>
    <w:p w14:paraId="141A50B9">
      <w:pPr>
        <w:numPr>
          <w:ilvl w:val="0"/>
          <w:numId w:val="3"/>
        </w:numPr>
        <w:tabs>
          <w:tab w:val="clear" w:pos="420"/>
        </w:tabs>
        <w:ind w:left="373" w:hanging="372" w:hangingChars="233"/>
        <w:rPr>
          <w:rFonts w:hAnsi="宋体" w:cs="Tahoma"/>
          <w:bCs/>
          <w:color w:val="000000"/>
          <w:sz w:val="16"/>
          <w:szCs w:val="16"/>
        </w:rPr>
      </w:pPr>
      <w:bookmarkStart w:id="5" w:name="_Hlk201078315"/>
      <w:r>
        <w:rPr>
          <w:rFonts w:hint="eastAsia" w:hAnsi="宋体" w:cs="Tahoma"/>
          <w:bCs/>
          <w:color w:val="000000"/>
          <w:sz w:val="16"/>
          <w:szCs w:val="16"/>
        </w:rPr>
        <w:t>中国电信上海公司因不可抗力而不能提供服务，无需承担任何责任</w:t>
      </w:r>
      <w:bookmarkEnd w:id="5"/>
      <w:r>
        <w:rPr>
          <w:rFonts w:hint="eastAsia" w:hAnsi="宋体" w:cs="Tahoma"/>
          <w:bCs/>
          <w:color w:val="000000"/>
          <w:sz w:val="16"/>
          <w:szCs w:val="16"/>
        </w:rPr>
        <w:t>。不可抗力包括：地震、洪水、战争、军事行动、自然灾害、法律和政府政策等不可抗的因素。</w:t>
      </w:r>
    </w:p>
    <w:p w14:paraId="5B05A4F7">
      <w:pPr>
        <w:numPr>
          <w:ilvl w:val="0"/>
          <w:numId w:val="3"/>
        </w:numPr>
        <w:tabs>
          <w:tab w:val="clear" w:pos="420"/>
        </w:tabs>
        <w:ind w:left="373" w:hanging="372" w:hangingChars="233"/>
        <w:rPr>
          <w:rFonts w:hAnsi="宋体" w:cs="Tahoma"/>
          <w:bCs/>
          <w:color w:val="000000"/>
          <w:sz w:val="16"/>
          <w:szCs w:val="16"/>
        </w:rPr>
      </w:pPr>
      <w:r>
        <w:rPr>
          <w:rFonts w:hint="eastAsia" w:hAnsi="宋体" w:cs="Tahoma"/>
          <w:bCs/>
          <w:color w:val="000000"/>
          <w:sz w:val="16"/>
          <w:szCs w:val="16"/>
        </w:rPr>
        <w:t>商云通</w:t>
      </w:r>
    </w:p>
    <w:p w14:paraId="3DCB3BA7">
      <w:pPr>
        <w:numPr>
          <w:ilvl w:val="0"/>
          <w:numId w:val="4"/>
        </w:numPr>
        <w:rPr>
          <w:rFonts w:hAnsi="宋体" w:cs="Tahoma"/>
          <w:bCs/>
          <w:color w:val="000000"/>
          <w:sz w:val="16"/>
          <w:szCs w:val="16"/>
        </w:rPr>
      </w:pPr>
      <w:r>
        <w:rPr>
          <w:rFonts w:hint="eastAsia" w:hAnsi="宋体" w:cs="Tahoma"/>
          <w:bCs/>
          <w:color w:val="000000"/>
          <w:sz w:val="16"/>
          <w:szCs w:val="16"/>
        </w:rPr>
        <w:t>中国电信上海公司基于其通讯网络和公共服务平台，并按照国家相关法律法规、服务规范提供服务。客户保证遵守国家有关法律、法规，</w:t>
      </w:r>
      <w:r>
        <w:rPr>
          <w:rFonts w:hint="eastAsia" w:hAnsi="宋体" w:cs="Tahoma"/>
          <w:b/>
          <w:bCs/>
          <w:color w:val="000000"/>
          <w:sz w:val="16"/>
          <w:szCs w:val="16"/>
        </w:rPr>
        <w:t>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1B591F4F">
      <w:pPr>
        <w:numPr>
          <w:ilvl w:val="0"/>
          <w:numId w:val="4"/>
        </w:numPr>
        <w:rPr>
          <w:rFonts w:hAnsi="宋体" w:cs="Tahoma"/>
          <w:bCs/>
          <w:color w:val="000000"/>
          <w:sz w:val="16"/>
          <w:szCs w:val="16"/>
        </w:rPr>
      </w:pPr>
      <w:r>
        <w:rPr>
          <w:rFonts w:hint="eastAsia" w:hAnsi="宋体" w:cs="Tahoma"/>
          <w:bCs/>
          <w:color w:val="000000"/>
          <w:sz w:val="16"/>
          <w:szCs w:val="16"/>
        </w:rPr>
        <w:t>客户申请所勾选的业务时，需出示和提供相应业务所必须涉及的相关资质文件原件供中国电信上海公司审核，并提交复印件（加盖客户公章）供中国电信上海公司留存。客户用户应包括经办人有效身份证件、单位证明经办人身份的介绍信、营业执照的复印件（三证合一）、法定代表人</w:t>
      </w:r>
      <w:r>
        <w:rPr>
          <w:rFonts w:hAnsi="宋体" w:cs="Tahoma"/>
          <w:bCs/>
          <w:color w:val="000000"/>
          <w:sz w:val="16"/>
          <w:szCs w:val="16"/>
        </w:rPr>
        <w:t>/</w:t>
      </w:r>
      <w:r>
        <w:rPr>
          <w:rFonts w:hint="eastAsia" w:hAnsi="宋体" w:cs="Tahoma"/>
          <w:bCs/>
          <w:color w:val="000000"/>
          <w:sz w:val="16"/>
          <w:szCs w:val="16"/>
        </w:rPr>
        <w:t>负责人身份证的复印件、《上海市新入网电话用户法律责任告知书》及信息安全承诺书，上述证件需加盖公章（中国电信上海公司有权根据国家相应法律法规更新客户相关资质和复印件要求，客户应予以配合）。客户保证所提供的相关客户资料的真实性和准确性；客户有义务配合中国电信上海公司工作人员核对相关材料。</w:t>
      </w:r>
      <w:r>
        <w:rPr>
          <w:rFonts w:hint="eastAsia" w:hAnsi="宋体" w:cs="Tahoma"/>
          <w:b/>
          <w:bCs/>
          <w:color w:val="000000"/>
          <w:sz w:val="16"/>
          <w:szCs w:val="16"/>
        </w:rPr>
        <w:t>中国电信上海公司如发现客户所填写或所提供的内容与实际不符，有权终止本服务协议。</w:t>
      </w:r>
    </w:p>
    <w:p w14:paraId="6EFC6D25">
      <w:pPr>
        <w:numPr>
          <w:ilvl w:val="0"/>
          <w:numId w:val="4"/>
        </w:numPr>
        <w:rPr>
          <w:rFonts w:hAnsi="宋体" w:cs="Tahoma"/>
          <w:bCs/>
          <w:color w:val="000000"/>
          <w:sz w:val="16"/>
          <w:szCs w:val="16"/>
        </w:rPr>
      </w:pPr>
      <w:r>
        <w:rPr>
          <w:rFonts w:hint="eastAsia" w:hAnsi="宋体" w:cs="Tahoma"/>
          <w:bCs/>
          <w:color w:val="000000"/>
          <w:sz w:val="16"/>
          <w:szCs w:val="16"/>
        </w:rPr>
        <w:t>中国电信上海公司有权采集客户提供的资料中的相关信息用于业务办理。客户提供的资料发生变化时，应及时通知中国电信上海公司。</w:t>
      </w:r>
      <w:r>
        <w:rPr>
          <w:rFonts w:hint="eastAsia" w:hAnsi="宋体" w:cs="Tahoma"/>
          <w:b/>
          <w:bCs/>
          <w:color w:val="000000"/>
          <w:sz w:val="16"/>
          <w:szCs w:val="16"/>
        </w:rPr>
        <w:t>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w:t>
      </w:r>
    </w:p>
    <w:p w14:paraId="5498BC24">
      <w:pPr>
        <w:numPr>
          <w:numId w:val="0"/>
        </w:numPr>
        <w:ind w:left="420" w:leftChars="0"/>
        <w:rPr>
          <w:rFonts w:hint="eastAsia" w:hAnsi="宋体" w:cs="Tahoma"/>
          <w:b/>
          <w:bCs/>
          <w:color w:val="000000"/>
          <w:sz w:val="16"/>
          <w:szCs w:val="16"/>
        </w:rPr>
      </w:pPr>
    </w:p>
    <w:p w14:paraId="7DAE9026">
      <w:pPr>
        <w:numPr>
          <w:numId w:val="0"/>
        </w:numPr>
        <w:ind w:left="420" w:leftChars="0" w:firstLine="482" w:firstLineChars="300"/>
        <w:rPr>
          <w:rFonts w:hAnsi="宋体" w:cs="Tahoma"/>
          <w:bCs/>
          <w:color w:val="000000"/>
          <w:sz w:val="16"/>
          <w:szCs w:val="16"/>
        </w:rPr>
      </w:pPr>
      <w:r>
        <w:rPr>
          <w:rFonts w:hint="eastAsia" w:hAnsi="宋体" w:cs="Tahoma"/>
          <w:b/>
          <w:bCs/>
          <w:color w:val="000000"/>
          <w:sz w:val="16"/>
          <w:szCs w:val="16"/>
        </w:rPr>
        <w:t>安装地址信息、设备信息、办公场景信息等，并由第三方人员拍照留档。</w:t>
      </w:r>
    </w:p>
    <w:p w14:paraId="019773D9">
      <w:pPr>
        <w:numPr>
          <w:ilvl w:val="0"/>
          <w:numId w:val="4"/>
        </w:numPr>
        <w:rPr>
          <w:rFonts w:hAnsi="宋体" w:cs="Tahoma"/>
          <w:bCs/>
          <w:color w:val="000000"/>
          <w:sz w:val="16"/>
          <w:szCs w:val="16"/>
        </w:rPr>
      </w:pPr>
      <w:r>
        <w:rPr>
          <w:rFonts w:hint="eastAsia" w:hAnsi="宋体" w:cs="Tahoma"/>
          <w:bCs/>
          <w:color w:val="000000"/>
          <w:sz w:val="16"/>
          <w:szCs w:val="16"/>
        </w:rPr>
        <w:t>客户必须填写真实的经办人手机号码，该手机号码用于接收业务开通后发送的商云通管理平台账号名和密码，更换经办人手机需及时通知中国电信上海公司。客户使用账号以及密码登陆商云通业务管理平台</w:t>
      </w:r>
      <w:r>
        <w:rPr>
          <w:rFonts w:hint="eastAsia" w:hAnsi="宋体" w:cs="Tahoma"/>
          <w:b/>
          <w:bCs/>
          <w:color w:val="000000"/>
          <w:sz w:val="16"/>
          <w:szCs w:val="16"/>
        </w:rPr>
        <w:t>https://uc.114sh.cn/bacAgent/login</w:t>
      </w:r>
      <w:r>
        <w:rPr>
          <w:rFonts w:hint="eastAsia" w:hAnsi="宋体" w:cs="Tahoma"/>
          <w:bCs/>
          <w:color w:val="000000"/>
          <w:sz w:val="16"/>
          <w:szCs w:val="16"/>
        </w:rPr>
        <w:t>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094325AE">
      <w:pPr>
        <w:numPr>
          <w:ilvl w:val="0"/>
          <w:numId w:val="4"/>
        </w:numPr>
        <w:rPr>
          <w:rFonts w:hAnsi="宋体" w:cs="Tahoma"/>
          <w:bCs/>
          <w:color w:val="000000"/>
          <w:sz w:val="16"/>
          <w:szCs w:val="16"/>
        </w:rPr>
      </w:pPr>
      <w:r>
        <w:rPr>
          <w:rFonts w:hint="eastAsia" w:hAnsi="宋体" w:cs="Tahoma"/>
          <w:bCs/>
          <w:color w:val="000000"/>
          <w:sz w:val="16"/>
          <w:szCs w:val="16"/>
        </w:rPr>
        <w:t>客户申请开通的</w:t>
      </w:r>
      <w:r>
        <w:rPr>
          <w:rFonts w:hint="eastAsia" w:hAnsi="宋体" w:cs="Tahoma"/>
          <w:b/>
          <w:color w:val="000000"/>
          <w:sz w:val="16"/>
          <w:szCs w:val="16"/>
        </w:rPr>
        <w:t>商云通号码默认开通本地及国内长途通话业务，</w:t>
      </w:r>
      <w:r>
        <w:rPr>
          <w:rFonts w:hint="eastAsia" w:hAnsi="宋体" w:cs="Tahoma"/>
          <w:bCs/>
          <w:color w:val="000000"/>
          <w:sz w:val="16"/>
          <w:szCs w:val="16"/>
        </w:rPr>
        <w:t>可至业务管理平台</w:t>
      </w:r>
      <w:r>
        <w:rPr>
          <w:rFonts w:hint="eastAsia" w:hAnsi="宋体" w:cs="Tahoma"/>
          <w:b/>
          <w:bCs/>
          <w:color w:val="000000"/>
          <w:sz w:val="16"/>
          <w:szCs w:val="16"/>
        </w:rPr>
        <w:t>https://uc.114sh.cn/bacAgent/login</w:t>
      </w:r>
      <w:r>
        <w:rPr>
          <w:rFonts w:hint="eastAsia" w:hAnsi="宋体" w:cs="Tahoma"/>
          <w:bCs/>
          <w:color w:val="000000"/>
          <w:sz w:val="16"/>
          <w:szCs w:val="16"/>
        </w:rPr>
        <w:t>对号码权限进行更改。</w:t>
      </w:r>
      <w:r>
        <w:rPr>
          <w:rFonts w:hint="eastAsia" w:hAnsi="宋体" w:cs="Tahoma"/>
          <w:b/>
          <w:color w:val="000000"/>
          <w:sz w:val="16"/>
          <w:szCs w:val="16"/>
        </w:rPr>
        <w:t>客户申请开通的商云通号码默认关闭国际及港澳台长途业务，如需申请，请在登记表中勾选开通国际、港澳台长途。</w:t>
      </w:r>
      <w:r>
        <w:rPr>
          <w:rFonts w:hint="eastAsia" w:hAnsi="宋体" w:cs="Tahoma"/>
          <w:bCs/>
          <w:color w:val="000000"/>
          <w:sz w:val="16"/>
          <w:szCs w:val="16"/>
        </w:rPr>
        <w:t>需要注意的是，开通国际及港澳台长途业务即默认开通国内长途业务。国际及港澳台长途开通后，客户需至业务管理平台</w:t>
      </w:r>
      <w:r>
        <w:rPr>
          <w:rFonts w:hint="eastAsia" w:hAnsi="宋体" w:cs="Tahoma"/>
          <w:b/>
          <w:bCs/>
          <w:color w:val="000000"/>
          <w:sz w:val="16"/>
          <w:szCs w:val="16"/>
        </w:rPr>
        <w:t>https://uc.114sh.cn/bacAgent/login</w:t>
      </w:r>
      <w:r>
        <w:rPr>
          <w:rFonts w:hint="eastAsia" w:hAnsi="宋体" w:cs="Tahoma"/>
          <w:bCs/>
          <w:color w:val="000000"/>
          <w:sz w:val="16"/>
          <w:szCs w:val="16"/>
        </w:rPr>
        <w:t>，对部分拨打的国家或地区进行勾选，勾选后正常通话。</w:t>
      </w:r>
    </w:p>
    <w:p w14:paraId="2428F608">
      <w:pPr>
        <w:numPr>
          <w:ilvl w:val="0"/>
          <w:numId w:val="4"/>
        </w:numPr>
        <w:rPr>
          <w:rFonts w:hAnsi="宋体" w:cs="Tahoma"/>
          <w:bCs/>
          <w:color w:val="000000"/>
          <w:sz w:val="16"/>
          <w:szCs w:val="16"/>
        </w:rPr>
      </w:pPr>
      <w:r>
        <w:rPr>
          <w:rFonts w:hint="eastAsia" w:hAnsi="宋体" w:cs="Tahoma"/>
          <w:bCs/>
          <w:color w:val="000000"/>
          <w:sz w:val="16"/>
          <w:szCs w:val="16"/>
        </w:rPr>
        <w:t>客户有义务管理其所有开通商云通业务的设备，防止出现话机被他人使用的情况，如出现话机盗打或其他异常通信情况，相关损失由客户承担，中国电信上海公司不承担责任。</w:t>
      </w:r>
    </w:p>
    <w:p w14:paraId="233575A4">
      <w:pPr>
        <w:numPr>
          <w:ilvl w:val="0"/>
          <w:numId w:val="4"/>
        </w:numPr>
        <w:rPr>
          <w:rFonts w:hAnsi="宋体" w:cs="Tahoma"/>
          <w:bCs/>
          <w:color w:val="000000"/>
          <w:sz w:val="16"/>
          <w:szCs w:val="16"/>
        </w:rPr>
      </w:pPr>
      <w:r>
        <w:rPr>
          <w:rFonts w:hint="eastAsia" w:hAnsi="宋体" w:cs="Tahoma"/>
          <w:b/>
          <w:bCs/>
          <w:color w:val="000000"/>
          <w:sz w:val="16"/>
          <w:szCs w:val="16"/>
        </w:rPr>
        <w:t>商云通客户服务热线：</w:t>
      </w:r>
      <w:r>
        <w:rPr>
          <w:rFonts w:hAnsi="宋体" w:cs="Tahoma"/>
          <w:b/>
          <w:bCs/>
          <w:color w:val="000000"/>
          <w:sz w:val="16"/>
          <w:szCs w:val="16"/>
        </w:rPr>
        <w:t xml:space="preserve">10000 </w:t>
      </w:r>
      <w:r>
        <w:rPr>
          <w:rFonts w:hint="eastAsia" w:hAnsi="宋体" w:cs="Tahoma"/>
          <w:b/>
          <w:bCs/>
          <w:color w:val="000000"/>
          <w:sz w:val="16"/>
          <w:szCs w:val="16"/>
        </w:rPr>
        <w:t>号；商云通报障热线：55369168或者10009</w:t>
      </w:r>
      <w:r>
        <w:rPr>
          <w:rFonts w:hint="eastAsia" w:hAnsi="宋体" w:cs="Tahoma"/>
          <w:bCs/>
          <w:color w:val="000000"/>
          <w:sz w:val="16"/>
          <w:szCs w:val="16"/>
        </w:rPr>
        <w:t>。</w:t>
      </w:r>
    </w:p>
    <w:p w14:paraId="184804D9">
      <w:pPr>
        <w:numPr>
          <w:ilvl w:val="0"/>
          <w:numId w:val="4"/>
        </w:numPr>
        <w:rPr>
          <w:rFonts w:hAnsi="宋体" w:cs="Tahoma"/>
          <w:bCs/>
          <w:color w:val="000000"/>
          <w:sz w:val="16"/>
          <w:szCs w:val="16"/>
        </w:rPr>
      </w:pPr>
      <w:r>
        <w:rPr>
          <w:rFonts w:hint="eastAsia" w:hAnsi="宋体" w:cs="Tahoma"/>
          <w:bCs/>
          <w:color w:val="000000"/>
          <w:sz w:val="16"/>
          <w:szCs w:val="16"/>
        </w:rPr>
        <w:t>客户原有中国电信上海公司</w:t>
      </w:r>
      <w:r>
        <w:rPr>
          <w:rFonts w:hint="eastAsia" w:hAnsi="宋体" w:cs="Tahoma"/>
          <w:b/>
          <w:color w:val="000000"/>
          <w:sz w:val="16"/>
          <w:szCs w:val="16"/>
        </w:rPr>
        <w:t>固定电话号码迁转至商云通平台后不支持回退至该号码原有电话属性，即迁转至商云通平台的行为不可逆。客户如不再使用商云通业务，原使用商云通业务的号码仅支持拆机</w:t>
      </w:r>
      <w:r>
        <w:rPr>
          <w:rFonts w:hint="eastAsia" w:hAnsi="宋体" w:cs="Tahoma"/>
          <w:bCs/>
          <w:color w:val="000000"/>
          <w:sz w:val="16"/>
          <w:szCs w:val="16"/>
        </w:rPr>
        <w:t>。</w:t>
      </w:r>
    </w:p>
    <w:p w14:paraId="7E96362D">
      <w:pPr>
        <w:numPr>
          <w:ilvl w:val="0"/>
          <w:numId w:val="4"/>
        </w:numPr>
        <w:rPr>
          <w:rFonts w:hAnsi="宋体" w:cs="Tahoma"/>
          <w:b/>
          <w:bCs/>
          <w:color w:val="000000"/>
          <w:sz w:val="16"/>
          <w:szCs w:val="16"/>
        </w:rPr>
      </w:pPr>
      <w:r>
        <w:rPr>
          <w:rFonts w:hint="eastAsia" w:hAnsi="宋体" w:cs="Tahoma"/>
          <w:b/>
          <w:bCs/>
          <w:color w:val="000000"/>
          <w:sz w:val="16"/>
          <w:szCs w:val="16"/>
        </w:rPr>
        <w:t>商云通需连接互联网宽带使用，该宽带必须保证每个加载商云通号码的终端都必须为有上海地区</w:t>
      </w:r>
      <w:r>
        <w:rPr>
          <w:rFonts w:hAnsi="宋体" w:cs="Tahoma"/>
          <w:b/>
          <w:bCs/>
          <w:color w:val="000000"/>
          <w:sz w:val="16"/>
          <w:szCs w:val="16"/>
        </w:rPr>
        <w:t xml:space="preserve"> IP </w:t>
      </w:r>
      <w:r>
        <w:rPr>
          <w:rFonts w:hint="eastAsia" w:hAnsi="宋体" w:cs="Tahoma"/>
          <w:b/>
          <w:bCs/>
          <w:color w:val="000000"/>
          <w:sz w:val="16"/>
          <w:szCs w:val="16"/>
        </w:rPr>
        <w:t>地址（在上海地区申请宽带可能存在</w:t>
      </w:r>
      <w:r>
        <w:rPr>
          <w:rFonts w:hAnsi="宋体" w:cs="Tahoma"/>
          <w:b/>
          <w:bCs/>
          <w:color w:val="000000"/>
          <w:sz w:val="16"/>
          <w:szCs w:val="16"/>
        </w:rPr>
        <w:t xml:space="preserve">IP </w:t>
      </w:r>
      <w:r>
        <w:rPr>
          <w:rFonts w:hint="eastAsia" w:hAnsi="宋体" w:cs="Tahoma"/>
          <w:b/>
          <w:bCs/>
          <w:color w:val="000000"/>
          <w:sz w:val="16"/>
          <w:szCs w:val="16"/>
        </w:rPr>
        <w:t>地址其实不属于上海的情况，请客户注意），且至少有不少于</w:t>
      </w:r>
      <w:r>
        <w:rPr>
          <w:rFonts w:hAnsi="宋体" w:cs="Tahoma"/>
          <w:b/>
          <w:bCs/>
          <w:color w:val="000000"/>
          <w:sz w:val="16"/>
          <w:szCs w:val="16"/>
        </w:rPr>
        <w:t xml:space="preserve"> 100Kbits/s </w:t>
      </w:r>
      <w:r>
        <w:rPr>
          <w:rFonts w:hint="eastAsia" w:hAnsi="宋体" w:cs="Tahoma"/>
          <w:b/>
          <w:bCs/>
          <w:color w:val="000000"/>
          <w:sz w:val="16"/>
          <w:szCs w:val="16"/>
        </w:rPr>
        <w:t>上下行的带宽且网络丢包率</w:t>
      </w:r>
      <w:r>
        <w:rPr>
          <w:rFonts w:hAnsi="宋体" w:cs="Tahoma"/>
          <w:b/>
          <w:bCs/>
          <w:color w:val="000000"/>
          <w:sz w:val="16"/>
          <w:szCs w:val="16"/>
        </w:rPr>
        <w:t>&lt;1%</w:t>
      </w:r>
      <w:r>
        <w:rPr>
          <w:rFonts w:hint="eastAsia" w:hAnsi="宋体" w:cs="Tahoma"/>
          <w:b/>
          <w:bCs/>
          <w:color w:val="000000"/>
          <w:sz w:val="16"/>
          <w:szCs w:val="16"/>
        </w:rPr>
        <w:t>、网络抖动</w:t>
      </w:r>
      <w:r>
        <w:rPr>
          <w:rFonts w:hAnsi="宋体" w:cs="Tahoma"/>
          <w:b/>
          <w:bCs/>
          <w:color w:val="000000"/>
          <w:sz w:val="16"/>
          <w:szCs w:val="16"/>
        </w:rPr>
        <w:t xml:space="preserve">&lt;=60ms </w:t>
      </w:r>
      <w:r>
        <w:rPr>
          <w:rFonts w:hint="eastAsia" w:hAnsi="宋体" w:cs="Tahoma"/>
          <w:b/>
          <w:bCs/>
          <w:color w:val="000000"/>
          <w:sz w:val="16"/>
          <w:szCs w:val="16"/>
        </w:rPr>
        <w:t>和时延</w:t>
      </w:r>
      <w:r>
        <w:rPr>
          <w:rFonts w:hAnsi="宋体" w:cs="Tahoma"/>
          <w:b/>
          <w:bCs/>
          <w:color w:val="000000"/>
          <w:sz w:val="16"/>
          <w:szCs w:val="16"/>
        </w:rPr>
        <w:t>&lt;60ms</w:t>
      </w:r>
      <w:r>
        <w:rPr>
          <w:rFonts w:hint="eastAsia" w:hAnsi="宋体" w:cs="Tahoma"/>
          <w:b/>
          <w:bCs/>
          <w:color w:val="000000"/>
          <w:sz w:val="16"/>
          <w:szCs w:val="16"/>
        </w:rPr>
        <w:t>。若客户使用的宽带不满足前述要求，则造成的话音质量问题由客户自行承担和修复。商云通业务资费不包括宽带业务使用费。因客户欠费等非中国电信上海公司原因造成宽带停机导致商云通业务无法正常使用的，中国电信上海公司不因此而减免任何费用。若连接的互联网宽带非中国电信上海公司提供，则使用时由于宽带问题导致的话音质量不畅由客户自行联系宽带运营商进行排查，中国电信上海公司不承担责任且不因此而减免任何费用。</w:t>
      </w:r>
    </w:p>
    <w:p w14:paraId="0340E375">
      <w:pPr>
        <w:numPr>
          <w:ilvl w:val="0"/>
          <w:numId w:val="4"/>
        </w:numPr>
        <w:rPr>
          <w:rFonts w:hAnsi="宋体" w:cs="Tahoma"/>
          <w:bCs/>
          <w:color w:val="000000"/>
          <w:sz w:val="16"/>
          <w:szCs w:val="16"/>
        </w:rPr>
      </w:pPr>
      <w:r>
        <w:rPr>
          <w:rFonts w:hint="eastAsia" w:hAnsi="宋体" w:cs="Tahoma"/>
          <w:bCs/>
          <w:color w:val="000000"/>
          <w:sz w:val="16"/>
          <w:szCs w:val="16"/>
        </w:rPr>
        <w:t>为改善业务服务质量，中国电信上海公司有权对业务平台、网络采取扩容、调整、升级等措施，并提前在业务网站以业务公告或其它形式提前通知客户。</w:t>
      </w:r>
    </w:p>
    <w:p w14:paraId="5D718C5D">
      <w:pPr>
        <w:numPr>
          <w:ilvl w:val="0"/>
          <w:numId w:val="4"/>
        </w:numPr>
        <w:rPr>
          <w:rFonts w:hAnsi="宋体" w:cs="Tahoma"/>
          <w:bCs/>
          <w:color w:val="000000"/>
          <w:sz w:val="16"/>
          <w:szCs w:val="16"/>
        </w:rPr>
      </w:pPr>
      <w:r>
        <w:rPr>
          <w:rFonts w:hint="eastAsia" w:hAnsi="宋体" w:cs="Tahoma"/>
          <w:bCs/>
          <w:color w:val="000000"/>
          <w:sz w:val="16"/>
          <w:szCs w:val="16"/>
        </w:rPr>
        <w:t>中国电信上海公司有权视行业管理规定和运营情况变更或解除本服务协议，中国电信上海公司将提前</w:t>
      </w:r>
      <w:r>
        <w:rPr>
          <w:rFonts w:hAnsi="宋体" w:cs="Tahoma"/>
          <w:bCs/>
          <w:color w:val="000000"/>
          <w:sz w:val="16"/>
          <w:szCs w:val="16"/>
        </w:rPr>
        <w:t>30</w:t>
      </w:r>
      <w:r>
        <w:rPr>
          <w:rFonts w:hint="eastAsia" w:hAnsi="宋体" w:cs="Tahoma"/>
          <w:bCs/>
          <w:color w:val="000000"/>
          <w:sz w:val="16"/>
          <w:szCs w:val="16"/>
        </w:rPr>
        <w:t>日告知客户，变更或解除本服务协议。</w:t>
      </w:r>
    </w:p>
    <w:p w14:paraId="0955FE3E">
      <w:pPr>
        <w:numPr>
          <w:ilvl w:val="0"/>
          <w:numId w:val="4"/>
        </w:numPr>
        <w:rPr>
          <w:rFonts w:hAnsi="宋体" w:cs="Tahoma"/>
          <w:bCs/>
          <w:color w:val="000000"/>
          <w:sz w:val="16"/>
          <w:szCs w:val="16"/>
        </w:rPr>
      </w:pPr>
      <w:r>
        <w:rPr>
          <w:rFonts w:hint="eastAsia" w:hAnsi="宋体" w:cs="Tahoma"/>
          <w:bCs/>
          <w:color w:val="000000"/>
          <w:sz w:val="16"/>
          <w:szCs w:val="16"/>
        </w:rPr>
        <w:t>提供客户名下商云通号码的短号互拨功能，客户可自行至商云通业务管理平台进行设置，短号本地互拨免通话费。</w:t>
      </w:r>
    </w:p>
    <w:p w14:paraId="49030AD2">
      <w:pPr>
        <w:numPr>
          <w:ilvl w:val="0"/>
          <w:numId w:val="4"/>
        </w:numPr>
        <w:rPr>
          <w:rFonts w:hAnsi="宋体" w:cs="Tahoma"/>
          <w:bCs/>
          <w:color w:val="000000"/>
          <w:sz w:val="16"/>
          <w:szCs w:val="16"/>
        </w:rPr>
      </w:pPr>
      <w:r>
        <w:rPr>
          <w:rFonts w:hint="eastAsia" w:hAnsi="宋体" w:cs="Tahoma"/>
          <w:b/>
          <w:color w:val="000000"/>
          <w:sz w:val="16"/>
          <w:szCs w:val="16"/>
        </w:rPr>
        <w:t>商云通：一年协议期内</w:t>
      </w:r>
      <w:r>
        <w:rPr>
          <w:rFonts w:hAnsi="宋体" w:cs="Tahoma"/>
          <w:b/>
          <w:color w:val="000000"/>
          <w:sz w:val="16"/>
          <w:szCs w:val="16"/>
        </w:rPr>
        <w:t>,</w:t>
      </w:r>
      <w:r>
        <w:rPr>
          <w:rFonts w:hint="eastAsia" w:hAnsi="宋体" w:cs="Tahoma"/>
          <w:b/>
          <w:color w:val="000000"/>
          <w:sz w:val="16"/>
          <w:szCs w:val="16"/>
        </w:rPr>
        <w:t>因客户原因退出增值业务或导致增值业务提前终止的</w:t>
      </w:r>
      <w:r>
        <w:rPr>
          <w:rFonts w:hAnsi="宋体" w:cs="Tahoma"/>
          <w:b/>
          <w:color w:val="000000"/>
          <w:sz w:val="16"/>
          <w:szCs w:val="16"/>
        </w:rPr>
        <w:t>,</w:t>
      </w:r>
      <w:r>
        <w:rPr>
          <w:rFonts w:hint="eastAsia" w:hAnsi="宋体" w:cs="Tahoma"/>
          <w:b/>
          <w:color w:val="000000"/>
          <w:sz w:val="16"/>
          <w:szCs w:val="16"/>
        </w:rPr>
        <w:t>客户应结清之前已使用的费用及违约金</w:t>
      </w:r>
      <w:r>
        <w:rPr>
          <w:rFonts w:hAnsi="宋体" w:cs="Tahoma"/>
          <w:b/>
          <w:color w:val="000000"/>
          <w:sz w:val="16"/>
          <w:szCs w:val="16"/>
        </w:rPr>
        <w:t>,</w:t>
      </w:r>
      <w:r>
        <w:rPr>
          <w:rFonts w:hint="eastAsia" w:hAnsi="宋体" w:cs="Tahoma"/>
          <w:b/>
          <w:color w:val="000000"/>
          <w:sz w:val="16"/>
          <w:szCs w:val="16"/>
        </w:rPr>
        <w:t>并根据所选增值业务支付提前退出违约金：剩余协议期</w:t>
      </w:r>
      <w:r>
        <w:rPr>
          <w:rFonts w:hAnsi="宋体" w:cs="Tahoma"/>
          <w:b/>
          <w:color w:val="000000"/>
          <w:sz w:val="16"/>
          <w:szCs w:val="16"/>
        </w:rPr>
        <w:t>6</w:t>
      </w:r>
      <w:r>
        <w:rPr>
          <w:rFonts w:hint="eastAsia" w:hAnsi="宋体" w:cs="Tahoma"/>
          <w:b/>
          <w:color w:val="000000"/>
          <w:sz w:val="16"/>
          <w:szCs w:val="16"/>
        </w:rPr>
        <w:t>个月（含）以下的，收取</w:t>
      </w:r>
      <w:r>
        <w:rPr>
          <w:rFonts w:hAnsi="宋体" w:cs="Tahoma"/>
          <w:b/>
          <w:color w:val="000000"/>
          <w:sz w:val="16"/>
          <w:szCs w:val="16"/>
        </w:rPr>
        <w:t>1</w:t>
      </w:r>
      <w:r>
        <w:rPr>
          <w:rFonts w:hint="eastAsia" w:hAnsi="宋体" w:cs="Tahoma"/>
          <w:b/>
          <w:color w:val="000000"/>
          <w:sz w:val="16"/>
          <w:szCs w:val="16"/>
        </w:rPr>
        <w:t>个月增值业务基本资费作为违约金，剩余协议期</w:t>
      </w:r>
      <w:r>
        <w:rPr>
          <w:rFonts w:hAnsi="宋体" w:cs="Tahoma"/>
          <w:b/>
          <w:color w:val="000000"/>
          <w:sz w:val="16"/>
          <w:szCs w:val="16"/>
        </w:rPr>
        <w:t>6</w:t>
      </w:r>
      <w:r>
        <w:rPr>
          <w:rFonts w:hint="eastAsia" w:hAnsi="宋体" w:cs="Tahoma"/>
          <w:b/>
          <w:color w:val="000000"/>
          <w:sz w:val="16"/>
          <w:szCs w:val="16"/>
        </w:rPr>
        <w:t>个月以上的，收取剩余协议期的月份</w:t>
      </w:r>
      <w:r>
        <w:rPr>
          <w:rFonts w:hAnsi="宋体" w:cs="Tahoma"/>
          <w:b/>
          <w:color w:val="000000"/>
          <w:sz w:val="16"/>
          <w:szCs w:val="16"/>
        </w:rPr>
        <w:t>/12</w:t>
      </w:r>
      <w:r>
        <w:rPr>
          <w:rFonts w:hint="eastAsia" w:hAnsi="宋体" w:cs="Tahoma"/>
          <w:b/>
          <w:color w:val="000000"/>
          <w:sz w:val="16"/>
          <w:szCs w:val="16"/>
        </w:rPr>
        <w:t>（向上取整）</w:t>
      </w:r>
      <w:r>
        <w:rPr>
          <w:rFonts w:hAnsi="宋体" w:cs="Tahoma"/>
          <w:b/>
          <w:color w:val="000000"/>
          <w:sz w:val="16"/>
          <w:szCs w:val="16"/>
        </w:rPr>
        <w:t>*2</w:t>
      </w:r>
      <w:r>
        <w:rPr>
          <w:rFonts w:hint="eastAsia" w:hAnsi="宋体" w:cs="Tahoma"/>
          <w:b/>
          <w:color w:val="000000"/>
          <w:sz w:val="16"/>
          <w:szCs w:val="16"/>
        </w:rPr>
        <w:t>个月增值业务基本资费作为违约金，其中业务月基本费：</w:t>
      </w:r>
      <w:r>
        <w:rPr>
          <w:rFonts w:hAnsi="宋体" w:cs="Tahoma"/>
          <w:b/>
          <w:color w:val="000000"/>
          <w:sz w:val="16"/>
          <w:szCs w:val="16"/>
        </w:rPr>
        <w:t>45</w:t>
      </w:r>
      <w:r>
        <w:rPr>
          <w:rFonts w:hint="eastAsia" w:hAnsi="宋体" w:cs="Tahoma"/>
          <w:b/>
          <w:color w:val="000000"/>
          <w:sz w:val="16"/>
          <w:szCs w:val="16"/>
        </w:rPr>
        <w:t>元</w:t>
      </w:r>
      <w:r>
        <w:rPr>
          <w:rFonts w:hAnsi="宋体" w:cs="Tahoma"/>
          <w:b/>
          <w:color w:val="000000"/>
          <w:sz w:val="16"/>
          <w:szCs w:val="16"/>
        </w:rPr>
        <w:t>/</w:t>
      </w:r>
      <w:r>
        <w:rPr>
          <w:rFonts w:hint="eastAsia" w:hAnsi="宋体" w:cs="Tahoma"/>
          <w:b/>
          <w:color w:val="000000"/>
          <w:sz w:val="16"/>
          <w:szCs w:val="16"/>
        </w:rPr>
        <w:t>月</w:t>
      </w:r>
      <w:r>
        <w:rPr>
          <w:rFonts w:hAnsi="宋体" w:cs="Tahoma"/>
          <w:b/>
          <w:color w:val="000000"/>
          <w:sz w:val="16"/>
          <w:szCs w:val="16"/>
        </w:rPr>
        <w:t>/</w:t>
      </w:r>
      <w:r>
        <w:rPr>
          <w:rFonts w:hint="eastAsia" w:hAnsi="宋体" w:cs="Tahoma"/>
          <w:b/>
          <w:color w:val="000000"/>
          <w:sz w:val="16"/>
          <w:szCs w:val="16"/>
        </w:rPr>
        <w:t>线</w:t>
      </w:r>
      <w:r>
        <w:rPr>
          <w:rFonts w:hint="eastAsia" w:hAnsi="宋体" w:cs="Tahoma"/>
          <w:bCs/>
          <w:color w:val="000000"/>
          <w:sz w:val="16"/>
          <w:szCs w:val="16"/>
        </w:rPr>
        <w:t>。</w:t>
      </w:r>
    </w:p>
    <w:p w14:paraId="0880584E">
      <w:pPr>
        <w:numPr>
          <w:ilvl w:val="0"/>
          <w:numId w:val="3"/>
        </w:numPr>
        <w:tabs>
          <w:tab w:val="clear" w:pos="420"/>
        </w:tabs>
        <w:ind w:left="374" w:hanging="374" w:hangingChars="233"/>
        <w:rPr>
          <w:b/>
          <w:bCs/>
          <w:color w:val="000000"/>
          <w:sz w:val="16"/>
          <w:szCs w:val="16"/>
        </w:rPr>
      </w:pPr>
      <w:r>
        <w:rPr>
          <w:rFonts w:hint="eastAsia"/>
          <w:b/>
          <w:bCs/>
          <w:color w:val="000000"/>
          <w:sz w:val="16"/>
          <w:szCs w:val="16"/>
        </w:rPr>
        <w:t>移动业务：</w:t>
      </w:r>
    </w:p>
    <w:p w14:paraId="1DCFEEBE">
      <w:pPr>
        <w:numPr>
          <w:ilvl w:val="1"/>
          <w:numId w:val="3"/>
        </w:numPr>
        <w:rPr>
          <w:bCs/>
          <w:color w:val="000000"/>
          <w:sz w:val="16"/>
          <w:szCs w:val="16"/>
        </w:rPr>
      </w:pPr>
      <w:r>
        <w:rPr>
          <w:rFonts w:hint="eastAsia"/>
          <w:bCs/>
          <w:color w:val="000000"/>
          <w:sz w:val="16"/>
          <w:szCs w:val="16"/>
        </w:rPr>
        <w:t>参加移动业务的设备需开通</w:t>
      </w:r>
      <w:r>
        <w:rPr>
          <w:bCs/>
          <w:color w:val="000000"/>
          <w:sz w:val="16"/>
          <w:szCs w:val="16"/>
        </w:rPr>
        <w:t>5G</w:t>
      </w:r>
      <w:r>
        <w:rPr>
          <w:rFonts w:hint="eastAsia"/>
          <w:bCs/>
          <w:color w:val="000000"/>
          <w:sz w:val="16"/>
          <w:szCs w:val="16"/>
        </w:rPr>
        <w:t>上网功能和</w:t>
      </w:r>
      <w:r>
        <w:rPr>
          <w:bCs/>
          <w:color w:val="000000"/>
          <w:sz w:val="16"/>
          <w:szCs w:val="16"/>
        </w:rPr>
        <w:t>VoLTE</w:t>
      </w:r>
      <w:r>
        <w:rPr>
          <w:rFonts w:hint="eastAsia"/>
          <w:bCs/>
          <w:color w:val="000000"/>
          <w:sz w:val="16"/>
          <w:szCs w:val="16"/>
        </w:rPr>
        <w:t>功能，限一部手机加入主卡套餐。</w:t>
      </w:r>
    </w:p>
    <w:p w14:paraId="35EB219B">
      <w:pPr>
        <w:numPr>
          <w:ilvl w:val="1"/>
          <w:numId w:val="3"/>
        </w:numPr>
        <w:rPr>
          <w:b/>
          <w:bCs/>
          <w:color w:val="000000"/>
          <w:sz w:val="16"/>
          <w:szCs w:val="16"/>
        </w:rPr>
      </w:pPr>
      <w:r>
        <w:rPr>
          <w:rFonts w:hint="eastAsia"/>
          <w:b/>
          <w:bCs/>
          <w:color w:val="000000"/>
          <w:sz w:val="16"/>
          <w:szCs w:val="16"/>
        </w:rPr>
        <w:t>一个副卡套餐仅限一部手机加入。副卡生效后</w:t>
      </w:r>
      <w:r>
        <w:rPr>
          <w:b/>
          <w:bCs/>
          <w:color w:val="000000"/>
          <w:sz w:val="16"/>
          <w:szCs w:val="16"/>
        </w:rPr>
        <w:t>,</w:t>
      </w:r>
      <w:r>
        <w:rPr>
          <w:rFonts w:hint="eastAsia"/>
          <w:b/>
          <w:bCs/>
          <w:color w:val="000000"/>
          <w:sz w:val="16"/>
          <w:szCs w:val="16"/>
        </w:rPr>
        <w:t>可共享主卡基础套餐内容。若参加本活动套餐的主卡退出营销活动，则副卡套餐也随之退出，均恢复产品的标准资费。手机主副卡需同名同址且合并开帐</w:t>
      </w:r>
      <w:r>
        <w:rPr>
          <w:rFonts w:hint="eastAsia"/>
          <w:b/>
          <w:color w:val="000000"/>
          <w:sz w:val="16"/>
          <w:szCs w:val="16"/>
        </w:rPr>
        <w:t>。副卡</w:t>
      </w:r>
      <w:r>
        <w:rPr>
          <w:b/>
          <w:color w:val="000000"/>
          <w:sz w:val="16"/>
          <w:szCs w:val="16"/>
        </w:rPr>
        <w:t>10</w:t>
      </w:r>
      <w:r>
        <w:rPr>
          <w:rFonts w:hint="eastAsia"/>
          <w:b/>
          <w:color w:val="000000"/>
          <w:sz w:val="16"/>
          <w:szCs w:val="16"/>
        </w:rPr>
        <w:t>元</w:t>
      </w:r>
      <w:r>
        <w:rPr>
          <w:b/>
          <w:color w:val="000000"/>
          <w:sz w:val="16"/>
          <w:szCs w:val="16"/>
        </w:rPr>
        <w:t>/</w:t>
      </w:r>
      <w:r>
        <w:rPr>
          <w:rFonts w:hint="eastAsia"/>
          <w:b/>
          <w:color w:val="000000"/>
          <w:sz w:val="16"/>
          <w:szCs w:val="16"/>
        </w:rPr>
        <w:t>月，超出后资费同主卡</w:t>
      </w:r>
    </w:p>
    <w:p w14:paraId="184EAE4C">
      <w:pPr>
        <w:numPr>
          <w:ilvl w:val="1"/>
          <w:numId w:val="3"/>
        </w:numPr>
        <w:rPr>
          <w:b/>
          <w:color w:val="000000"/>
          <w:sz w:val="16"/>
          <w:szCs w:val="16"/>
        </w:rPr>
      </w:pPr>
      <w:r>
        <w:rPr>
          <w:rFonts w:hint="eastAsia"/>
          <w:b/>
          <w:color w:val="000000"/>
          <w:sz w:val="16"/>
          <w:szCs w:val="16"/>
        </w:rPr>
        <w:t>本套餐按</w:t>
      </w:r>
      <w:r>
        <w:rPr>
          <w:b/>
          <w:color w:val="000000"/>
          <w:sz w:val="16"/>
          <w:szCs w:val="16"/>
        </w:rPr>
        <w:t>600</w:t>
      </w:r>
      <w:r>
        <w:rPr>
          <w:rFonts w:hint="eastAsia"/>
          <w:b/>
          <w:color w:val="000000"/>
          <w:sz w:val="16"/>
          <w:szCs w:val="16"/>
        </w:rPr>
        <w:t>元倍数循环断网。主卡、副卡手机当月累积套外国内上网流量费用达到</w:t>
      </w:r>
      <w:r>
        <w:rPr>
          <w:b/>
          <w:color w:val="000000"/>
          <w:sz w:val="16"/>
          <w:szCs w:val="16"/>
        </w:rPr>
        <w:t>600</w:t>
      </w:r>
      <w:r>
        <w:rPr>
          <w:rFonts w:hint="eastAsia"/>
          <w:b/>
          <w:color w:val="000000"/>
          <w:sz w:val="16"/>
          <w:szCs w:val="16"/>
        </w:rPr>
        <w:t>元（不包括订购的收费流量包费用），系统将自动为客户暂停无线上网功能。断网后手机基于上网类的增值业务都将无法使用。手机上网功能在次月</w:t>
      </w:r>
      <w:r>
        <w:rPr>
          <w:b/>
          <w:color w:val="000000"/>
          <w:sz w:val="16"/>
          <w:szCs w:val="16"/>
        </w:rPr>
        <w:t>1</w:t>
      </w:r>
      <w:r>
        <w:rPr>
          <w:rFonts w:hint="eastAsia"/>
          <w:b/>
          <w:color w:val="000000"/>
          <w:sz w:val="16"/>
          <w:szCs w:val="16"/>
        </w:rPr>
        <w:t>日自动恢复，并依据上述规则执行。若断网当月要求继续开通无线上网服务，</w:t>
      </w:r>
    </w:p>
    <w:p w14:paraId="462FC3FF">
      <w:pPr>
        <w:numPr>
          <w:numId w:val="0"/>
        </w:numPr>
        <w:ind w:left="420" w:leftChars="0"/>
        <w:rPr>
          <w:b/>
          <w:color w:val="000000"/>
          <w:sz w:val="16"/>
          <w:szCs w:val="16"/>
        </w:rPr>
      </w:pPr>
    </w:p>
    <w:p w14:paraId="24890422">
      <w:pPr>
        <w:numPr>
          <w:numId w:val="0"/>
        </w:numPr>
        <w:ind w:left="420" w:leftChars="0"/>
        <w:rPr>
          <w:b/>
          <w:color w:val="000000"/>
          <w:sz w:val="16"/>
          <w:szCs w:val="16"/>
        </w:rPr>
      </w:pPr>
    </w:p>
    <w:p w14:paraId="07B2C346">
      <w:pPr>
        <w:numPr>
          <w:numId w:val="0"/>
        </w:numPr>
        <w:ind w:left="899" w:leftChars="428" w:firstLine="0" w:firstLineChars="0"/>
        <w:rPr>
          <w:b/>
          <w:color w:val="000000"/>
          <w:sz w:val="16"/>
          <w:szCs w:val="16"/>
        </w:rPr>
      </w:pPr>
      <w:r>
        <w:rPr>
          <w:rFonts w:hint="eastAsia"/>
          <w:b/>
          <w:color w:val="000000"/>
          <w:sz w:val="16"/>
          <w:szCs w:val="16"/>
        </w:rPr>
        <w:t>请至营业厅或致电</w:t>
      </w:r>
      <w:r>
        <w:rPr>
          <w:b/>
          <w:color w:val="000000"/>
          <w:sz w:val="16"/>
          <w:szCs w:val="16"/>
        </w:rPr>
        <w:t>10000</w:t>
      </w:r>
      <w:r>
        <w:rPr>
          <w:rFonts w:hint="eastAsia"/>
          <w:b/>
          <w:color w:val="000000"/>
          <w:sz w:val="16"/>
          <w:szCs w:val="16"/>
        </w:rPr>
        <w:t>号恢复上网功能，恢复后新产生的国内上网流量按套餐超出后资费计收。新增流量及费用继续按照上述规则执行</w:t>
      </w:r>
      <w:r>
        <w:rPr>
          <w:b/>
          <w:color w:val="000000"/>
          <w:sz w:val="16"/>
          <w:szCs w:val="16"/>
        </w:rPr>
        <w:t>600</w:t>
      </w:r>
      <w:r>
        <w:rPr>
          <w:rFonts w:hint="eastAsia"/>
          <w:b/>
          <w:color w:val="000000"/>
          <w:sz w:val="16"/>
          <w:szCs w:val="16"/>
        </w:rPr>
        <w:t>元倍数循环断网。次月仍然执行</w:t>
      </w:r>
      <w:r>
        <w:rPr>
          <w:b/>
          <w:color w:val="000000"/>
          <w:sz w:val="16"/>
          <w:szCs w:val="16"/>
        </w:rPr>
        <w:t>600</w:t>
      </w:r>
      <w:r>
        <w:rPr>
          <w:rFonts w:hint="eastAsia"/>
          <w:b/>
          <w:color w:val="000000"/>
          <w:sz w:val="16"/>
          <w:szCs w:val="16"/>
        </w:rPr>
        <w:t>元倍数循环断网措施。</w:t>
      </w:r>
    </w:p>
    <w:p w14:paraId="19638A51">
      <w:pPr>
        <w:numPr>
          <w:ilvl w:val="1"/>
          <w:numId w:val="3"/>
        </w:numPr>
        <w:rPr>
          <w:b/>
          <w:bCs/>
          <w:color w:val="000000"/>
          <w:sz w:val="16"/>
          <w:szCs w:val="16"/>
        </w:rPr>
      </w:pPr>
      <w:r>
        <w:rPr>
          <w:rFonts w:hint="eastAsia"/>
          <w:b/>
          <w:bCs/>
          <w:color w:val="000000"/>
          <w:sz w:val="16"/>
          <w:szCs w:val="16"/>
        </w:rPr>
        <w:t>其他未注明的资费及相关事宜，请详见“5G畅享套餐营销活动说明（2022/E）”99档。</w:t>
      </w:r>
    </w:p>
    <w:p w14:paraId="37A2E547">
      <w:pPr>
        <w:numPr>
          <w:ilvl w:val="0"/>
          <w:numId w:val="3"/>
        </w:numPr>
        <w:tabs>
          <w:tab w:val="left" w:pos="900"/>
        </w:tabs>
        <w:rPr>
          <w:b/>
          <w:color w:val="000000"/>
          <w:sz w:val="16"/>
          <w:szCs w:val="16"/>
        </w:rPr>
      </w:pPr>
      <w:r>
        <w:rPr>
          <w:rFonts w:hint="eastAsia"/>
          <w:b/>
          <w:color w:val="000000"/>
          <w:sz w:val="16"/>
          <w:szCs w:val="16"/>
        </w:rPr>
        <w:t>商企全光网</w:t>
      </w:r>
      <w:r>
        <w:rPr>
          <w:b/>
          <w:color w:val="000000"/>
          <w:sz w:val="16"/>
          <w:szCs w:val="16"/>
        </w:rPr>
        <w:t>FTTR</w:t>
      </w:r>
    </w:p>
    <w:p w14:paraId="6D908B03">
      <w:pPr>
        <w:pStyle w:val="15"/>
        <w:numPr>
          <w:ilvl w:val="0"/>
          <w:numId w:val="5"/>
        </w:numPr>
        <w:tabs>
          <w:tab w:val="left" w:pos="900"/>
        </w:tabs>
        <w:ind w:firstLineChars="0"/>
        <w:rPr>
          <w:bCs/>
          <w:color w:val="000000"/>
          <w:sz w:val="16"/>
          <w:szCs w:val="16"/>
        </w:rPr>
      </w:pPr>
      <w:r>
        <w:rPr>
          <w:rFonts w:hint="eastAsia"/>
          <w:b/>
          <w:color w:val="000000"/>
          <w:sz w:val="16"/>
          <w:szCs w:val="16"/>
        </w:rPr>
        <w:t>本套餐仅涉及无线组网业务功能，如需访问互联网，客户需已有互联网宽带接入。</w:t>
      </w:r>
      <w:r>
        <w:rPr>
          <w:rFonts w:hint="eastAsia"/>
          <w:bCs/>
          <w:color w:val="000000"/>
          <w:sz w:val="16"/>
          <w:szCs w:val="16"/>
        </w:rPr>
        <w:t>因客户原因导致企业全光网业务无法访问互联网的,中国电信上海公司不因此而减免业务费用。</w:t>
      </w:r>
    </w:p>
    <w:p w14:paraId="5209E968">
      <w:pPr>
        <w:pStyle w:val="15"/>
        <w:numPr>
          <w:ilvl w:val="0"/>
          <w:numId w:val="5"/>
        </w:numPr>
        <w:tabs>
          <w:tab w:val="left" w:pos="900"/>
        </w:tabs>
        <w:ind w:firstLineChars="0"/>
        <w:rPr>
          <w:bCs/>
          <w:color w:val="000000"/>
          <w:sz w:val="16"/>
          <w:szCs w:val="16"/>
        </w:rPr>
      </w:pPr>
      <w:r>
        <w:rPr>
          <w:rFonts w:hint="eastAsia"/>
          <w:bCs/>
          <w:color w:val="000000"/>
          <w:sz w:val="16"/>
          <w:szCs w:val="16"/>
        </w:rPr>
        <w:t>客户应在接到中国电信上海公司安装通知之后，在安装时间之前派专人做好入网的各项准备和配合工作，主要包括：入网前期的组织、协调工作；接入设备及机房内安装场地的准备；相关机构、人员、物业等入网各方配合电信的进网调测工作；其他相关配合事宜。</w:t>
      </w:r>
    </w:p>
    <w:p w14:paraId="7F41B4BF">
      <w:pPr>
        <w:pStyle w:val="15"/>
        <w:numPr>
          <w:ilvl w:val="0"/>
          <w:numId w:val="5"/>
        </w:numPr>
        <w:tabs>
          <w:tab w:val="left" w:pos="900"/>
        </w:tabs>
        <w:ind w:firstLineChars="0"/>
        <w:rPr>
          <w:bCs/>
          <w:color w:val="000000"/>
          <w:sz w:val="16"/>
          <w:szCs w:val="16"/>
        </w:rPr>
      </w:pPr>
      <w:r>
        <w:rPr>
          <w:rFonts w:hint="eastAsia"/>
          <w:bCs/>
          <w:color w:val="000000"/>
          <w:sz w:val="16"/>
          <w:szCs w:val="16"/>
        </w:rPr>
        <w:t>企业全光网业务上门调测时，</w:t>
      </w:r>
      <w:r>
        <w:rPr>
          <w:rFonts w:hint="eastAsia"/>
          <w:b/>
          <w:color w:val="000000"/>
          <w:sz w:val="16"/>
          <w:szCs w:val="16"/>
        </w:rPr>
        <w:t>若终端网络布线超过标准长度（</w:t>
      </w:r>
      <w:r>
        <w:rPr>
          <w:b/>
          <w:color w:val="000000"/>
          <w:sz w:val="16"/>
          <w:szCs w:val="16"/>
        </w:rPr>
        <w:t>5</w:t>
      </w:r>
      <w:r>
        <w:rPr>
          <w:rFonts w:hint="eastAsia"/>
          <w:b/>
          <w:color w:val="000000"/>
          <w:sz w:val="16"/>
          <w:szCs w:val="16"/>
        </w:rPr>
        <w:t>米）、分支光电混合缆超过标准长度（</w:t>
      </w:r>
      <w:r>
        <w:rPr>
          <w:b/>
          <w:color w:val="000000"/>
          <w:sz w:val="16"/>
          <w:szCs w:val="16"/>
        </w:rPr>
        <w:t>20m</w:t>
      </w:r>
      <w:r>
        <w:rPr>
          <w:rFonts w:hint="eastAsia"/>
          <w:b/>
          <w:color w:val="000000"/>
          <w:sz w:val="16"/>
          <w:szCs w:val="16"/>
        </w:rPr>
        <w:t>）或客户需要室内暗管布线、穿墙打洞服务，需另行协商收费</w:t>
      </w:r>
      <w:r>
        <w:rPr>
          <w:rFonts w:hint="eastAsia"/>
          <w:bCs/>
          <w:color w:val="000000"/>
          <w:sz w:val="16"/>
          <w:szCs w:val="16"/>
        </w:rPr>
        <w:t>。</w:t>
      </w:r>
    </w:p>
    <w:p w14:paraId="196BDC73">
      <w:pPr>
        <w:pStyle w:val="15"/>
        <w:numPr>
          <w:ilvl w:val="0"/>
          <w:numId w:val="5"/>
        </w:numPr>
        <w:tabs>
          <w:tab w:val="left" w:pos="900"/>
        </w:tabs>
        <w:ind w:firstLineChars="0"/>
        <w:rPr>
          <w:bCs/>
          <w:color w:val="000000"/>
          <w:sz w:val="16"/>
          <w:szCs w:val="16"/>
        </w:rPr>
      </w:pPr>
      <w:r>
        <w:rPr>
          <w:rFonts w:hint="eastAsia"/>
          <w:bCs/>
          <w:color w:val="000000"/>
          <w:sz w:val="16"/>
          <w:szCs w:val="16"/>
        </w:rPr>
        <w:t>客户订购商企全光网终端套餐、FTTR从设备加装包业务，中国电信上海公司为其提供相应组网终端设备供使用。设备产权归中国电信上海公司所有。客户如订购月付型套餐/加装包，正常付费期间，相应设备由中国电信上海公司负责保修。</w:t>
      </w:r>
    </w:p>
    <w:p w14:paraId="226D0C06">
      <w:pPr>
        <w:pStyle w:val="15"/>
        <w:numPr>
          <w:ilvl w:val="0"/>
          <w:numId w:val="5"/>
        </w:numPr>
        <w:tabs>
          <w:tab w:val="left" w:pos="900"/>
        </w:tabs>
        <w:ind w:firstLineChars="0"/>
        <w:rPr>
          <w:bCs/>
          <w:color w:val="000000"/>
          <w:sz w:val="16"/>
          <w:szCs w:val="16"/>
        </w:rPr>
      </w:pPr>
      <w:r>
        <w:rPr>
          <w:rFonts w:hint="eastAsia"/>
          <w:bCs/>
          <w:color w:val="000000"/>
          <w:sz w:val="16"/>
          <w:szCs w:val="16"/>
        </w:rPr>
        <w:t>客户申请的企业全光网业务，</w:t>
      </w:r>
      <w:r>
        <w:rPr>
          <w:rFonts w:hint="eastAsia"/>
          <w:b/>
          <w:color w:val="000000"/>
          <w:sz w:val="16"/>
          <w:szCs w:val="16"/>
        </w:rPr>
        <w:t>仅限本企业内部自用，不得以任何方式提供给第三方使用。一经发现违规行为，中国电信上海公司有权立即终止提供所有服务，本规则终止。</w:t>
      </w:r>
    </w:p>
    <w:p w14:paraId="3E8878BE">
      <w:pPr>
        <w:numPr>
          <w:ilvl w:val="0"/>
          <w:numId w:val="3"/>
        </w:numPr>
        <w:tabs>
          <w:tab w:val="left" w:pos="900"/>
          <w:tab w:val="clear" w:pos="420"/>
        </w:tabs>
        <w:ind w:left="900" w:hanging="720"/>
        <w:rPr>
          <w:b/>
          <w:color w:val="000000"/>
          <w:sz w:val="16"/>
          <w:szCs w:val="16"/>
        </w:rPr>
      </w:pPr>
      <w:r>
        <w:rPr>
          <w:rFonts w:hint="eastAsia"/>
          <w:b/>
          <w:color w:val="000000"/>
          <w:sz w:val="16"/>
          <w:szCs w:val="16"/>
        </w:rPr>
        <w:t>欠费</w:t>
      </w:r>
      <w:r>
        <w:rPr>
          <w:b/>
          <w:color w:val="000000"/>
          <w:sz w:val="16"/>
          <w:szCs w:val="16"/>
        </w:rPr>
        <w:t>2</w:t>
      </w:r>
      <w:r>
        <w:rPr>
          <w:rFonts w:hint="eastAsia"/>
          <w:b/>
          <w:color w:val="000000"/>
          <w:sz w:val="16"/>
          <w:szCs w:val="16"/>
        </w:rPr>
        <w:t>个月以上的客户不得参加本次优惠活动；已参加中国电信上海公司宽带业务优惠活动的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20093FBA">
      <w:pPr>
        <w:numPr>
          <w:ilvl w:val="0"/>
          <w:numId w:val="3"/>
        </w:numPr>
        <w:tabs>
          <w:tab w:val="left" w:pos="900"/>
          <w:tab w:val="clear" w:pos="420"/>
        </w:tabs>
        <w:ind w:left="900" w:hanging="720"/>
        <w:rPr>
          <w:b/>
          <w:color w:val="000000"/>
          <w:sz w:val="16"/>
          <w:szCs w:val="16"/>
        </w:rPr>
      </w:pPr>
      <w:r>
        <w:rPr>
          <w:rFonts w:hint="eastAsia"/>
          <w:b/>
          <w:color w:val="000000"/>
          <w:sz w:val="16"/>
          <w:szCs w:val="16"/>
        </w:rPr>
        <w:t>如客户办理宽带业务注销（拆机）、过户、停机保号、变更宽带属性等业务的，视为客户主动退出本营销活动。客户如办理移机，则移入地址需符合本套餐适用范围，如超出本套餐适用范围，则用户需退出本营销活动后才能办理宽带移机。</w:t>
      </w:r>
    </w:p>
    <w:p w14:paraId="23D30570">
      <w:pPr>
        <w:numPr>
          <w:ilvl w:val="0"/>
          <w:numId w:val="3"/>
        </w:numPr>
        <w:tabs>
          <w:tab w:val="left" w:pos="900"/>
          <w:tab w:val="clear" w:pos="420"/>
        </w:tabs>
        <w:ind w:left="900" w:hanging="720"/>
        <w:rPr>
          <w:bCs/>
          <w:color w:val="000000"/>
          <w:sz w:val="16"/>
          <w:szCs w:val="16"/>
        </w:rPr>
      </w:pPr>
      <w:r>
        <w:rPr>
          <w:rFonts w:hint="eastAsia"/>
          <w:bCs/>
          <w:color w:val="000000"/>
          <w:sz w:val="16"/>
          <w:szCs w:val="16"/>
        </w:rPr>
        <w:t>客户所申请的</w:t>
      </w:r>
      <w:r>
        <w:rPr>
          <w:rFonts w:hint="eastAsia"/>
          <w:color w:val="000000"/>
          <w:sz w:val="16"/>
          <w:szCs w:val="16"/>
        </w:rPr>
        <w:t>宽带业务以及</w:t>
      </w:r>
      <w:r>
        <w:rPr>
          <w:b/>
          <w:bCs/>
          <w:color w:val="000000"/>
          <w:kern w:val="0"/>
          <w:sz w:val="16"/>
          <w:szCs w:val="16"/>
        </w:rPr>
        <w:t>FTTR</w:t>
      </w:r>
      <w:r>
        <w:rPr>
          <w:rFonts w:hint="eastAsia"/>
          <w:b/>
          <w:bCs/>
          <w:color w:val="000000"/>
          <w:kern w:val="0"/>
          <w:sz w:val="16"/>
          <w:szCs w:val="16"/>
        </w:rPr>
        <w:t>全光网等业务</w:t>
      </w:r>
      <w:r>
        <w:rPr>
          <w:rFonts w:hint="eastAsia"/>
          <w:b/>
          <w:bCs/>
          <w:color w:val="000000"/>
          <w:sz w:val="16"/>
          <w:szCs w:val="16"/>
        </w:rPr>
        <w:t>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47337189">
      <w:pPr>
        <w:numPr>
          <w:ilvl w:val="0"/>
          <w:numId w:val="3"/>
        </w:numPr>
        <w:tabs>
          <w:tab w:val="left" w:pos="900"/>
          <w:tab w:val="clear" w:pos="420"/>
        </w:tabs>
        <w:ind w:left="900" w:hanging="720"/>
        <w:rPr>
          <w:bCs/>
          <w:color w:val="000000"/>
          <w:sz w:val="16"/>
          <w:szCs w:val="16"/>
        </w:rPr>
      </w:pPr>
      <w:r>
        <w:rPr>
          <w:rFonts w:hint="eastAsia"/>
          <w:bCs/>
          <w:color w:val="000000"/>
          <w:sz w:val="16"/>
          <w:szCs w:val="16"/>
        </w:rPr>
        <w:t>电信公司受理客户的互联网接入业务时，</w:t>
      </w:r>
      <w:r>
        <w:rPr>
          <w:rFonts w:hint="eastAsia"/>
          <w:color w:val="000000"/>
          <w:sz w:val="16"/>
          <w:szCs w:val="16"/>
        </w:rPr>
        <w:t>基于网络和信息安全风险防范要求，</w:t>
      </w:r>
      <w:r>
        <w:rPr>
          <w:rFonts w:hint="eastAsia"/>
          <w:b/>
          <w:bCs/>
          <w:color w:val="000000"/>
          <w:sz w:val="16"/>
          <w:szCs w:val="16"/>
        </w:rPr>
        <w:t>一律默认关闭互联网</w:t>
      </w:r>
      <w:r>
        <w:rPr>
          <w:b/>
          <w:bCs/>
          <w:color w:val="000000"/>
          <w:sz w:val="16"/>
          <w:szCs w:val="16"/>
        </w:rPr>
        <w:t>IP</w:t>
      </w:r>
      <w:r>
        <w:rPr>
          <w:rFonts w:hint="eastAsia"/>
          <w:b/>
          <w:bCs/>
          <w:color w:val="000000"/>
          <w:sz w:val="16"/>
          <w:szCs w:val="16"/>
        </w:rPr>
        <w:t>地址的</w:t>
      </w:r>
      <w:r>
        <w:rPr>
          <w:b/>
          <w:bCs/>
          <w:color w:val="000000"/>
          <w:sz w:val="16"/>
          <w:szCs w:val="16"/>
        </w:rPr>
        <w:t>80</w:t>
      </w:r>
      <w:r>
        <w:rPr>
          <w:rFonts w:hint="eastAsia"/>
          <w:b/>
          <w:bCs/>
          <w:color w:val="000000"/>
          <w:sz w:val="16"/>
          <w:szCs w:val="16"/>
        </w:rPr>
        <w:t>及</w:t>
      </w:r>
      <w:r>
        <w:rPr>
          <w:b/>
          <w:bCs/>
          <w:color w:val="000000"/>
          <w:sz w:val="16"/>
          <w:szCs w:val="16"/>
        </w:rPr>
        <w:t>8080</w:t>
      </w:r>
      <w:r>
        <w:rPr>
          <w:rFonts w:hint="eastAsia"/>
          <w:b/>
          <w:bCs/>
          <w:color w:val="000000"/>
          <w:sz w:val="16"/>
          <w:szCs w:val="16"/>
        </w:rPr>
        <w:t>、</w:t>
      </w:r>
      <w:r>
        <w:rPr>
          <w:b/>
          <w:bCs/>
          <w:color w:val="000000"/>
          <w:sz w:val="16"/>
          <w:szCs w:val="16"/>
        </w:rPr>
        <w:t>443</w:t>
      </w:r>
      <w:r>
        <w:rPr>
          <w:rFonts w:hint="eastAsia"/>
          <w:b/>
          <w:bCs/>
          <w:color w:val="000000"/>
          <w:sz w:val="16"/>
          <w:szCs w:val="16"/>
        </w:rPr>
        <w:t>端口。客户不得通过宽带拨号业务提供互联网信息服务。</w:t>
      </w:r>
    </w:p>
    <w:p w14:paraId="02B5BC49">
      <w:pPr>
        <w:numPr>
          <w:ilvl w:val="0"/>
          <w:numId w:val="3"/>
        </w:numPr>
        <w:tabs>
          <w:tab w:val="left" w:pos="900"/>
          <w:tab w:val="clear" w:pos="420"/>
        </w:tabs>
        <w:ind w:left="900" w:hanging="720"/>
        <w:rPr>
          <w:rFonts w:ascii="宋体" w:hAnsi="宋体"/>
          <w:bCs/>
          <w:color w:val="000000"/>
          <w:sz w:val="16"/>
          <w:szCs w:val="16"/>
        </w:rPr>
      </w:pPr>
      <w:r>
        <w:rPr>
          <w:rFonts w:hint="eastAsia" w:ascii="宋体" w:hAnsi="宋体"/>
          <w:bCs/>
          <w:color w:val="000000"/>
          <w:sz w:val="16"/>
          <w:szCs w:val="16"/>
        </w:rPr>
        <w:t>本规则有效期内，</w:t>
      </w:r>
      <w:r>
        <w:rPr>
          <w:rFonts w:hint="eastAsia" w:ascii="宋体" w:hAnsi="宋体"/>
          <w:b/>
          <w:bCs/>
          <w:color w:val="000000"/>
          <w:sz w:val="16"/>
          <w:szCs w:val="16"/>
        </w:rPr>
        <w:t>若</w:t>
      </w:r>
      <w:r>
        <w:rPr>
          <w:rFonts w:hint="eastAsia"/>
          <w:b/>
          <w:bCs/>
          <w:color w:val="000000"/>
          <w:sz w:val="16"/>
          <w:szCs w:val="16"/>
        </w:rPr>
        <w:t>因客户欠费等属于客户责任的原因全部或部分被停机（暂停提供服务）的，停机期间，中国电信上海公司仍将继续按月出账，收取套餐（含可选包）月基本费，年付客户仍将计入套餐费用包含的使用月份中，停机之日起满</w:t>
      </w:r>
      <w:r>
        <w:rPr>
          <w:b/>
          <w:bCs/>
          <w:color w:val="000000"/>
          <w:sz w:val="16"/>
          <w:szCs w:val="16"/>
        </w:rPr>
        <w:t>60</w:t>
      </w:r>
      <w:r>
        <w:rPr>
          <w:rFonts w:hint="eastAsia"/>
          <w:b/>
          <w:bCs/>
          <w:color w:val="000000"/>
          <w:sz w:val="16"/>
          <w:szCs w:val="16"/>
        </w:rPr>
        <w:t>日，客户仍未缴费或导致停机的原因未消除的，中国电信上海公司有权拆机（终止提供服务</w:t>
      </w:r>
      <w:r>
        <w:rPr>
          <w:b/>
          <w:bCs/>
          <w:color w:val="000000"/>
          <w:sz w:val="16"/>
          <w:szCs w:val="16"/>
        </w:rPr>
        <w:t>,</w:t>
      </w:r>
      <w:r>
        <w:rPr>
          <w:rFonts w:hint="eastAsia"/>
          <w:b/>
          <w:bCs/>
          <w:color w:val="000000"/>
          <w:sz w:val="16"/>
          <w:szCs w:val="16"/>
        </w:rPr>
        <w:t>同步清空天翼云眼、云回看业务数据（如有）），本规则终止</w:t>
      </w:r>
      <w:r>
        <w:rPr>
          <w:rFonts w:hint="eastAsia"/>
          <w:color w:val="000000"/>
          <w:sz w:val="16"/>
          <w:szCs w:val="16"/>
        </w:rPr>
        <w:t>。</w:t>
      </w:r>
    </w:p>
    <w:p w14:paraId="22760E01">
      <w:pPr>
        <w:numPr>
          <w:ilvl w:val="0"/>
          <w:numId w:val="3"/>
        </w:numPr>
        <w:tabs>
          <w:tab w:val="left" w:pos="900"/>
          <w:tab w:val="clear" w:pos="420"/>
        </w:tabs>
        <w:ind w:left="900" w:hanging="720"/>
        <w:rPr>
          <w:rFonts w:ascii="宋体" w:hAnsi="宋体"/>
          <w:b/>
          <w:bCs/>
          <w:color w:val="000000"/>
          <w:sz w:val="16"/>
          <w:szCs w:val="16"/>
        </w:rPr>
      </w:pPr>
      <w:r>
        <w:rPr>
          <w:rFonts w:hint="eastAsia" w:ascii="宋体" w:hAnsi="宋体"/>
          <w:b/>
          <w:color w:val="000000"/>
          <w:sz w:val="16"/>
          <w:szCs w:val="16"/>
        </w:rPr>
        <w:t>客</w:t>
      </w:r>
      <w:r>
        <w:rPr>
          <w:rFonts w:ascii="宋体" w:hAnsi="宋体"/>
          <w:b/>
          <w:color w:val="000000"/>
          <w:sz w:val="16"/>
          <w:szCs w:val="16"/>
        </w:rPr>
        <w:t>户应当妥善使用中国电信上海公司为其免费提供使用的</w:t>
      </w:r>
      <w:r>
        <w:rPr>
          <w:rFonts w:hint="eastAsia" w:ascii="宋体" w:hAnsi="宋体"/>
          <w:b/>
          <w:color w:val="000000"/>
          <w:sz w:val="16"/>
          <w:szCs w:val="16"/>
        </w:rPr>
        <w:t>终端</w:t>
      </w:r>
      <w:r>
        <w:rPr>
          <w:rFonts w:ascii="宋体" w:hAnsi="宋体"/>
          <w:b/>
          <w:color w:val="000000"/>
          <w:sz w:val="16"/>
          <w:szCs w:val="16"/>
        </w:rPr>
        <w:t>设备,因</w:t>
      </w:r>
      <w:r>
        <w:rPr>
          <w:rFonts w:hint="eastAsia" w:ascii="宋体" w:hAnsi="宋体"/>
          <w:b/>
          <w:color w:val="000000"/>
          <w:sz w:val="16"/>
          <w:szCs w:val="16"/>
        </w:rPr>
        <w:t>客</w:t>
      </w:r>
      <w:r>
        <w:rPr>
          <w:rFonts w:ascii="宋体" w:hAnsi="宋体"/>
          <w:b/>
          <w:color w:val="000000"/>
          <w:sz w:val="16"/>
          <w:szCs w:val="16"/>
        </w:rPr>
        <w:t>户原因造成设备损坏的,</w:t>
      </w:r>
      <w:r>
        <w:rPr>
          <w:rFonts w:hint="eastAsia" w:ascii="宋体" w:hAnsi="宋体"/>
          <w:b/>
          <w:color w:val="000000"/>
          <w:sz w:val="16"/>
          <w:szCs w:val="16"/>
        </w:rPr>
        <w:t>客</w:t>
      </w:r>
      <w:r>
        <w:rPr>
          <w:rFonts w:ascii="宋体" w:hAnsi="宋体"/>
          <w:b/>
          <w:color w:val="000000"/>
          <w:sz w:val="16"/>
          <w:szCs w:val="16"/>
        </w:rPr>
        <w:t>户应承担修复费用,不能修复的,</w:t>
      </w:r>
      <w:r>
        <w:rPr>
          <w:rFonts w:hint="eastAsia" w:ascii="宋体" w:hAnsi="宋体"/>
          <w:b/>
          <w:color w:val="000000"/>
          <w:sz w:val="16"/>
          <w:szCs w:val="16"/>
        </w:rPr>
        <w:t>客</w:t>
      </w:r>
      <w:r>
        <w:rPr>
          <w:rFonts w:ascii="宋体" w:hAnsi="宋体"/>
          <w:b/>
          <w:color w:val="000000"/>
          <w:sz w:val="16"/>
          <w:szCs w:val="16"/>
        </w:rPr>
        <w:t>户向中国电信上海公司赔偿与损坏设备等值的金额</w:t>
      </w:r>
      <w:r>
        <w:rPr>
          <w:rFonts w:hint="eastAsia" w:ascii="宋体" w:hAnsi="宋体"/>
          <w:b/>
          <w:color w:val="000000"/>
          <w:sz w:val="16"/>
          <w:szCs w:val="16"/>
        </w:rPr>
        <w:t>。未经中国电信上海公司同意</w:t>
      </w:r>
      <w:r>
        <w:rPr>
          <w:rFonts w:ascii="宋体" w:hAnsi="宋体"/>
          <w:b/>
          <w:color w:val="000000"/>
          <w:sz w:val="16"/>
          <w:szCs w:val="16"/>
        </w:rPr>
        <w:t>,客户不得将中国电信上海公司免费提供的设备转借﹑出租﹑出售或赠与他人,也不得将上述设备用于非中国电信上海公司提供的业务中,一经发现,中国电信上海公司有权终止提供</w:t>
      </w:r>
      <w:r>
        <w:rPr>
          <w:rFonts w:hint="eastAsia" w:ascii="宋体" w:hAnsi="宋体"/>
          <w:b/>
          <w:color w:val="000000"/>
          <w:sz w:val="16"/>
          <w:szCs w:val="16"/>
        </w:rPr>
        <w:t>相关</w:t>
      </w:r>
      <w:r>
        <w:rPr>
          <w:rFonts w:ascii="宋体" w:hAnsi="宋体"/>
          <w:b/>
          <w:color w:val="000000"/>
          <w:sz w:val="16"/>
          <w:szCs w:val="16"/>
        </w:rPr>
        <w:t>服务。客户不再使用中国电信上海公司</w:t>
      </w:r>
      <w:r>
        <w:rPr>
          <w:rFonts w:hint="eastAsia" w:ascii="宋体" w:hAnsi="宋体"/>
          <w:b/>
          <w:color w:val="000000"/>
          <w:sz w:val="16"/>
          <w:szCs w:val="16"/>
        </w:rPr>
        <w:t>相关</w:t>
      </w:r>
      <w:r>
        <w:rPr>
          <w:rFonts w:ascii="宋体" w:hAnsi="宋体"/>
          <w:b/>
          <w:color w:val="000000"/>
          <w:sz w:val="16"/>
          <w:szCs w:val="16"/>
        </w:rPr>
        <w:t>业务时,须归还该设备并保证设备的完好可用或者向中国电信上海公司全额支付已领用的设备费用(</w:t>
      </w:r>
      <w:r>
        <w:rPr>
          <w:rFonts w:hint="eastAsia" w:ascii="宋体" w:hAnsi="宋体"/>
          <w:b/>
          <w:color w:val="000000"/>
          <w:sz w:val="16"/>
          <w:szCs w:val="16"/>
        </w:rPr>
        <w:t>“中国电信领航者</w:t>
      </w:r>
      <w:r>
        <w:rPr>
          <w:rFonts w:ascii="宋体" w:hAnsi="宋体"/>
          <w:b/>
          <w:color w:val="000000"/>
          <w:sz w:val="16"/>
          <w:szCs w:val="16"/>
        </w:rPr>
        <w:t>Navigator定制网关”：1000元/台，</w:t>
      </w:r>
      <w:r>
        <w:rPr>
          <w:rFonts w:hint="eastAsia" w:ascii="宋体" w:hAnsi="宋体"/>
          <w:b/>
          <w:color w:val="000000"/>
          <w:sz w:val="16"/>
          <w:szCs w:val="16"/>
        </w:rPr>
        <w:t>三合一综合网关</w:t>
      </w:r>
      <w:r>
        <w:rPr>
          <w:rFonts w:ascii="宋体" w:hAnsi="宋体"/>
          <w:b/>
          <w:color w:val="000000"/>
          <w:sz w:val="16"/>
          <w:szCs w:val="16"/>
        </w:rPr>
        <w:t>380</w:t>
      </w:r>
      <w:r>
        <w:rPr>
          <w:rFonts w:hint="eastAsia" w:ascii="宋体" w:hAnsi="宋体"/>
          <w:b/>
          <w:color w:val="000000"/>
          <w:sz w:val="16"/>
          <w:szCs w:val="16"/>
        </w:rPr>
        <w:t>元</w:t>
      </w:r>
      <w:r>
        <w:rPr>
          <w:rFonts w:ascii="宋体" w:hAnsi="宋体"/>
          <w:b/>
          <w:color w:val="000000"/>
          <w:sz w:val="16"/>
          <w:szCs w:val="16"/>
        </w:rPr>
        <w:t>/台，</w:t>
      </w:r>
      <w:r>
        <w:rPr>
          <w:rFonts w:hint="eastAsia" w:ascii="宋体" w:hAnsi="宋体"/>
          <w:b/>
          <w:color w:val="000000"/>
          <w:sz w:val="16"/>
          <w:szCs w:val="16"/>
        </w:rPr>
        <w:t>商企全光网主设备520元/台、商企全光网面板型从设备300元/台、商企全光网吸顶型从设备300元/台)。</w:t>
      </w:r>
    </w:p>
    <w:p w14:paraId="2F6FE8CE">
      <w:pPr>
        <w:numPr>
          <w:ilvl w:val="0"/>
          <w:numId w:val="3"/>
        </w:numPr>
        <w:tabs>
          <w:tab w:val="left" w:pos="900"/>
          <w:tab w:val="clear" w:pos="420"/>
        </w:tabs>
        <w:ind w:left="900" w:hanging="720"/>
        <w:rPr>
          <w:rFonts w:ascii="宋体" w:hAnsi="宋体"/>
          <w:bCs/>
          <w:sz w:val="16"/>
          <w:szCs w:val="16"/>
        </w:rPr>
      </w:pPr>
      <w:bookmarkStart w:id="6" w:name="_Hlk163660858"/>
      <w:r>
        <w:rPr>
          <w:rFonts w:hint="eastAsia"/>
          <w:b/>
          <w:color w:val="FF0000"/>
          <w:sz w:val="16"/>
          <w:szCs w:val="16"/>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w:t>
      </w:r>
      <w:bookmarkStart w:id="7" w:name="_Hlk201078459"/>
      <w:r>
        <w:rPr>
          <w:rFonts w:hint="eastAsia"/>
          <w:b/>
          <w:color w:val="FF0000"/>
          <w:sz w:val="16"/>
          <w:szCs w:val="16"/>
        </w:rPr>
        <w:t>中国电信上海公司有权终止服务</w:t>
      </w:r>
      <w:bookmarkEnd w:id="7"/>
      <w:r>
        <w:rPr>
          <w:rFonts w:hint="eastAsia"/>
          <w:b/>
          <w:color w:val="FF0000"/>
          <w:sz w:val="16"/>
          <w:szCs w:val="16"/>
        </w:rPr>
        <w:t>。</w:t>
      </w:r>
    </w:p>
    <w:p w14:paraId="07E8B64E">
      <w:pPr>
        <w:numPr>
          <w:ilvl w:val="0"/>
          <w:numId w:val="3"/>
        </w:numPr>
        <w:tabs>
          <w:tab w:val="left" w:pos="900"/>
          <w:tab w:val="clear" w:pos="420"/>
        </w:tabs>
        <w:ind w:left="900" w:hanging="720"/>
        <w:rPr>
          <w:rFonts w:ascii="宋体" w:hAnsi="宋体"/>
          <w:b/>
          <w:bCs w:val="0"/>
          <w:sz w:val="16"/>
          <w:szCs w:val="16"/>
        </w:rPr>
      </w:pPr>
      <w:r>
        <w:rPr>
          <w:rFonts w:hint="eastAsia" w:ascii="宋体" w:hAnsi="宋体"/>
          <w:b/>
          <w:bCs w:val="0"/>
          <w:sz w:val="16"/>
          <w:szCs w:val="16"/>
        </w:rPr>
        <w:t>本协议提供的宽带业务，仅限申请用户自用。不得以经营性手段让第三方共享其宽带接入服务，不得利用宽带接入服务从事 VPN 带宽分销等经营性活动，也不得将带宽进行拆分后转售给其他用户。若用户违反禁止带宽拆分条款，我司有权立即停止对用户提供宽带接入服务，并要求用户支付因违规行为带来的全部损</w:t>
      </w:r>
    </w:p>
    <w:p w14:paraId="4B1CF3AA">
      <w:pPr>
        <w:numPr>
          <w:numId w:val="0"/>
        </w:numPr>
        <w:tabs>
          <w:tab w:val="left" w:pos="900"/>
        </w:tabs>
        <w:ind w:left="180" w:leftChars="0"/>
        <w:rPr>
          <w:rFonts w:ascii="宋体" w:hAnsi="宋体"/>
          <w:b/>
          <w:bCs w:val="0"/>
          <w:sz w:val="16"/>
          <w:szCs w:val="16"/>
        </w:rPr>
      </w:pPr>
    </w:p>
    <w:p w14:paraId="7221DC98">
      <w:pPr>
        <w:numPr>
          <w:numId w:val="0"/>
        </w:numPr>
        <w:tabs>
          <w:tab w:val="left" w:pos="900"/>
        </w:tabs>
        <w:ind w:left="180" w:leftChars="0"/>
        <w:rPr>
          <w:rFonts w:ascii="宋体" w:hAnsi="宋体"/>
          <w:b/>
          <w:bCs w:val="0"/>
          <w:sz w:val="16"/>
          <w:szCs w:val="16"/>
        </w:rPr>
      </w:pPr>
    </w:p>
    <w:p w14:paraId="6E067FFD">
      <w:pPr>
        <w:numPr>
          <w:numId w:val="0"/>
        </w:numPr>
        <w:tabs>
          <w:tab w:val="left" w:pos="900"/>
        </w:tabs>
        <w:ind w:left="180" w:leftChars="0" w:firstLine="803" w:firstLineChars="500"/>
        <w:rPr>
          <w:rFonts w:ascii="宋体" w:hAnsi="宋体"/>
          <w:b/>
          <w:bCs w:val="0"/>
          <w:sz w:val="16"/>
          <w:szCs w:val="16"/>
        </w:rPr>
      </w:pPr>
      <w:r>
        <w:rPr>
          <w:rFonts w:hint="eastAsia" w:ascii="宋体" w:hAnsi="宋体"/>
          <w:b/>
          <w:bCs w:val="0"/>
          <w:sz w:val="16"/>
          <w:szCs w:val="16"/>
        </w:rPr>
        <w:t>失，包括但不限于套餐解约赔偿、为解决纠纷产生的合理费用等经济损失。</w:t>
      </w:r>
    </w:p>
    <w:bookmarkEnd w:id="6"/>
    <w:p w14:paraId="5537B2DF">
      <w:pPr>
        <w:numPr>
          <w:ilvl w:val="0"/>
          <w:numId w:val="3"/>
        </w:numPr>
        <w:tabs>
          <w:tab w:val="left" w:pos="900"/>
          <w:tab w:val="clear" w:pos="420"/>
        </w:tabs>
        <w:ind w:left="900" w:hanging="720"/>
        <w:rPr>
          <w:rFonts w:ascii="宋体" w:hAnsi="宋体"/>
          <w:b/>
          <w:bCs/>
          <w:color w:val="000000"/>
          <w:sz w:val="16"/>
          <w:szCs w:val="16"/>
        </w:rPr>
      </w:pPr>
      <w:r>
        <w:rPr>
          <w:rFonts w:hint="eastAsia" w:ascii="宋体" w:hAnsi="宋体"/>
          <w:b/>
          <w:color w:val="000000"/>
          <w:sz w:val="16"/>
          <w:szCs w:val="16"/>
        </w:rPr>
        <w:t>主套餐二年协议期内，因客户原因退出主套餐的，套餐内各分项业务也同时退出。协议期未满客户拆除主套餐的，应</w:t>
      </w:r>
      <w:r>
        <w:rPr>
          <w:rFonts w:hint="eastAsia" w:hAnsi="宋体" w:cs="Tahoma"/>
          <w:b/>
          <w:color w:val="000000"/>
          <w:sz w:val="16"/>
          <w:szCs w:val="16"/>
        </w:rPr>
        <w:t>支付提前退出违约金：剩余协议期</w:t>
      </w:r>
      <w:r>
        <w:rPr>
          <w:rFonts w:hAnsi="宋体" w:cs="Tahoma"/>
          <w:b/>
          <w:color w:val="000000"/>
          <w:sz w:val="16"/>
          <w:szCs w:val="16"/>
        </w:rPr>
        <w:t>6</w:t>
      </w:r>
      <w:r>
        <w:rPr>
          <w:rFonts w:hint="eastAsia" w:hAnsi="宋体" w:cs="Tahoma"/>
          <w:b/>
          <w:color w:val="000000"/>
          <w:sz w:val="16"/>
          <w:szCs w:val="16"/>
        </w:rPr>
        <w:t>个月（含）以下的，收取</w:t>
      </w:r>
      <w:r>
        <w:rPr>
          <w:rFonts w:hAnsi="宋体" w:cs="Tahoma"/>
          <w:b/>
          <w:color w:val="000000"/>
          <w:sz w:val="16"/>
          <w:szCs w:val="16"/>
        </w:rPr>
        <w:t>1</w:t>
      </w:r>
      <w:r>
        <w:rPr>
          <w:rFonts w:hint="eastAsia" w:hAnsi="宋体" w:cs="Tahoma"/>
          <w:b/>
          <w:color w:val="000000"/>
          <w:sz w:val="16"/>
          <w:szCs w:val="16"/>
        </w:rPr>
        <w:t>个月基本资费，剩余协议期</w:t>
      </w:r>
      <w:r>
        <w:rPr>
          <w:rFonts w:hAnsi="宋体" w:cs="Tahoma"/>
          <w:b/>
          <w:color w:val="000000"/>
          <w:sz w:val="16"/>
          <w:szCs w:val="16"/>
        </w:rPr>
        <w:t>6</w:t>
      </w:r>
      <w:r>
        <w:rPr>
          <w:rFonts w:hint="eastAsia" w:hAnsi="宋体" w:cs="Tahoma"/>
          <w:b/>
          <w:color w:val="000000"/>
          <w:sz w:val="16"/>
          <w:szCs w:val="16"/>
        </w:rPr>
        <w:t>个月以上的，收取剩余协议期的月份</w:t>
      </w:r>
      <w:r>
        <w:rPr>
          <w:rFonts w:hAnsi="宋体" w:cs="Tahoma"/>
          <w:b/>
          <w:color w:val="000000"/>
          <w:sz w:val="16"/>
          <w:szCs w:val="16"/>
        </w:rPr>
        <w:t>/12</w:t>
      </w:r>
      <w:r>
        <w:rPr>
          <w:rFonts w:hint="eastAsia" w:hAnsi="宋体" w:cs="Tahoma"/>
          <w:b/>
          <w:color w:val="000000"/>
          <w:sz w:val="16"/>
          <w:szCs w:val="16"/>
        </w:rPr>
        <w:t>（向上取整）</w:t>
      </w:r>
      <w:r>
        <w:rPr>
          <w:rFonts w:hAnsi="宋体" w:cs="Tahoma"/>
          <w:b/>
          <w:color w:val="000000"/>
          <w:sz w:val="16"/>
          <w:szCs w:val="16"/>
        </w:rPr>
        <w:t>*2</w:t>
      </w:r>
      <w:r>
        <w:rPr>
          <w:rFonts w:hint="eastAsia" w:hAnsi="宋体" w:cs="Tahoma"/>
          <w:b/>
          <w:color w:val="000000"/>
          <w:sz w:val="16"/>
          <w:szCs w:val="16"/>
        </w:rPr>
        <w:t>个月基本资费，其中：月付用户月基本资费为</w:t>
      </w:r>
      <w:r>
        <w:rPr>
          <w:rFonts w:hAnsi="宋体" w:cs="Tahoma"/>
          <w:b/>
          <w:color w:val="000000"/>
          <w:sz w:val="16"/>
          <w:szCs w:val="16"/>
        </w:rPr>
        <w:t>2</w:t>
      </w:r>
      <w:r>
        <w:rPr>
          <w:rFonts w:hint="eastAsia" w:hAnsi="宋体" w:cs="Tahoma"/>
          <w:b/>
          <w:color w:val="000000"/>
          <w:sz w:val="16"/>
          <w:szCs w:val="16"/>
        </w:rPr>
        <w:t>2</w:t>
      </w:r>
      <w:r>
        <w:rPr>
          <w:rFonts w:hAnsi="宋体" w:cs="Tahoma"/>
          <w:b/>
          <w:color w:val="000000"/>
          <w:sz w:val="16"/>
          <w:szCs w:val="16"/>
        </w:rPr>
        <w:t>9</w:t>
      </w:r>
      <w:r>
        <w:rPr>
          <w:rFonts w:hint="eastAsia" w:hAnsi="宋体" w:cs="Tahoma"/>
          <w:b/>
          <w:color w:val="000000"/>
          <w:sz w:val="16"/>
          <w:szCs w:val="16"/>
        </w:rPr>
        <w:t>元/月，年付用户月基本资费为</w:t>
      </w:r>
      <w:r>
        <w:rPr>
          <w:rFonts w:hAnsi="宋体" w:cs="Tahoma"/>
          <w:b/>
          <w:color w:val="000000"/>
          <w:sz w:val="16"/>
          <w:szCs w:val="16"/>
        </w:rPr>
        <w:t>2</w:t>
      </w:r>
      <w:r>
        <w:rPr>
          <w:rFonts w:hint="eastAsia" w:hAnsi="宋体" w:cs="Tahoma"/>
          <w:b/>
          <w:color w:val="000000"/>
          <w:sz w:val="16"/>
          <w:szCs w:val="16"/>
        </w:rPr>
        <w:t>07元/月。</w:t>
      </w:r>
      <w:r>
        <w:rPr>
          <w:rFonts w:hint="eastAsia" w:ascii="宋体" w:hAnsi="宋体"/>
          <w:b/>
          <w:color w:val="000000"/>
          <w:sz w:val="16"/>
          <w:szCs w:val="16"/>
        </w:rPr>
        <w:t>此外，</w:t>
      </w:r>
      <w:r>
        <w:rPr>
          <w:rFonts w:hint="eastAsia" w:ascii="宋体" w:hAnsi="宋体"/>
          <w:b/>
          <w:bCs/>
          <w:color w:val="000000"/>
          <w:sz w:val="16"/>
          <w:szCs w:val="16"/>
        </w:rPr>
        <w:t>客户</w:t>
      </w:r>
      <w:r>
        <w:rPr>
          <w:rFonts w:hint="eastAsia" w:ascii="宋体" w:hAnsi="宋体"/>
          <w:b/>
          <w:color w:val="000000"/>
          <w:sz w:val="16"/>
          <w:szCs w:val="16"/>
        </w:rPr>
        <w:t>还需按本规则中各分项业务相应条款支付分项业务违约金。</w:t>
      </w:r>
    </w:p>
    <w:p w14:paraId="711AECFF">
      <w:pPr>
        <w:numPr>
          <w:ilvl w:val="0"/>
          <w:numId w:val="3"/>
        </w:numPr>
        <w:tabs>
          <w:tab w:val="left" w:pos="900"/>
          <w:tab w:val="clear" w:pos="420"/>
        </w:tabs>
        <w:ind w:left="900" w:hanging="720"/>
        <w:rPr>
          <w:rFonts w:ascii="宋体" w:hAnsi="宋体"/>
          <w:b/>
          <w:bCs/>
          <w:color w:val="000000"/>
          <w:sz w:val="16"/>
          <w:szCs w:val="16"/>
        </w:rPr>
      </w:pPr>
      <w:r>
        <w:rPr>
          <w:rFonts w:hint="eastAsia" w:ascii="宋体" w:hAnsi="宋体"/>
          <w:b/>
          <w:color w:val="000000"/>
          <w:sz w:val="16"/>
          <w:szCs w:val="16"/>
        </w:rPr>
        <w:t>相关业务终止，领用过相关设备的，客户须归还设备并保证设备的完好可用，或者向中国电信上海公司全额支付已领用的设备费用</w:t>
      </w:r>
      <w:r>
        <w:rPr>
          <w:rFonts w:ascii="宋体" w:hAnsi="宋体"/>
          <w:b/>
          <w:color w:val="000000"/>
          <w:sz w:val="16"/>
          <w:szCs w:val="16"/>
        </w:rPr>
        <w:t>(</w:t>
      </w:r>
      <w:r>
        <w:rPr>
          <w:rFonts w:hint="eastAsia" w:ascii="宋体" w:hAnsi="宋体"/>
          <w:b/>
          <w:color w:val="000000"/>
          <w:sz w:val="16"/>
          <w:szCs w:val="16"/>
        </w:rPr>
        <w:t>“中国电信领航者</w:t>
      </w:r>
      <w:r>
        <w:rPr>
          <w:rFonts w:ascii="宋体" w:hAnsi="宋体"/>
          <w:b/>
          <w:color w:val="000000"/>
          <w:sz w:val="16"/>
          <w:szCs w:val="16"/>
        </w:rPr>
        <w:t>Navigator定制网关”：1000元/台，</w:t>
      </w:r>
      <w:r>
        <w:rPr>
          <w:rFonts w:hint="eastAsia" w:ascii="宋体" w:hAnsi="宋体"/>
          <w:b/>
          <w:color w:val="000000"/>
          <w:sz w:val="16"/>
          <w:szCs w:val="16"/>
        </w:rPr>
        <w:t>三合一综合网关</w:t>
      </w:r>
      <w:r>
        <w:rPr>
          <w:rFonts w:ascii="宋体" w:hAnsi="宋体"/>
          <w:b/>
          <w:color w:val="000000"/>
          <w:sz w:val="16"/>
          <w:szCs w:val="16"/>
        </w:rPr>
        <w:t>380</w:t>
      </w:r>
      <w:r>
        <w:rPr>
          <w:rFonts w:hint="eastAsia" w:ascii="宋体" w:hAnsi="宋体"/>
          <w:b/>
          <w:color w:val="000000"/>
          <w:sz w:val="16"/>
          <w:szCs w:val="16"/>
        </w:rPr>
        <w:t>元</w:t>
      </w:r>
      <w:r>
        <w:rPr>
          <w:rFonts w:ascii="宋体" w:hAnsi="宋体"/>
          <w:b/>
          <w:color w:val="000000"/>
          <w:sz w:val="16"/>
          <w:szCs w:val="16"/>
        </w:rPr>
        <w:t>/台，</w:t>
      </w:r>
      <w:r>
        <w:rPr>
          <w:rFonts w:hint="eastAsia" w:ascii="宋体" w:hAnsi="宋体"/>
          <w:b/>
          <w:color w:val="000000"/>
          <w:sz w:val="16"/>
          <w:szCs w:val="16"/>
        </w:rPr>
        <w:t>商企全光网主设备520元/台、商企全光网面板型从设备300元/台、商企全光网吸顶型从设备300元/台)。享受过一次性费用优惠的</w:t>
      </w:r>
      <w:r>
        <w:rPr>
          <w:rFonts w:ascii="宋体" w:hAnsi="宋体"/>
          <w:b/>
          <w:color w:val="000000"/>
          <w:sz w:val="16"/>
          <w:szCs w:val="16"/>
        </w:rPr>
        <w:t>,须补足相关优惠（</w:t>
      </w:r>
      <w:bookmarkStart w:id="8" w:name="_Hlk59998282"/>
      <w:r>
        <w:rPr>
          <w:rFonts w:hint="eastAsia" w:ascii="宋体" w:hAnsi="宋体"/>
          <w:b/>
          <w:color w:val="000000"/>
          <w:sz w:val="16"/>
          <w:szCs w:val="16"/>
        </w:rPr>
        <w:t>商云通一次性安装调测费</w:t>
      </w:r>
      <w:r>
        <w:rPr>
          <w:rFonts w:ascii="宋体" w:hAnsi="宋体"/>
          <w:b/>
          <w:color w:val="000000"/>
          <w:sz w:val="16"/>
          <w:szCs w:val="16"/>
        </w:rPr>
        <w:t>200元/线/次；宽带一次性安装调测费及手续费费用为310元/线/次</w:t>
      </w:r>
      <w:bookmarkEnd w:id="8"/>
      <w:r>
        <w:rPr>
          <w:rFonts w:hint="eastAsia" w:ascii="宋体" w:hAnsi="宋体"/>
          <w:b/>
          <w:color w:val="000000"/>
          <w:sz w:val="16"/>
          <w:szCs w:val="16"/>
        </w:rPr>
        <w:t>；天翼云眼终端安装调测费310元/线/次；FTTR一次性安装调测费：50元/线/次）。基础套餐及可选包</w:t>
      </w:r>
      <w:r>
        <w:rPr>
          <w:rFonts w:ascii="宋体" w:hAnsi="宋体"/>
          <w:b/>
          <w:color w:val="000000"/>
          <w:sz w:val="16"/>
          <w:szCs w:val="16"/>
        </w:rPr>
        <w:t>优惠终止,套餐内产品恢复标准资费</w:t>
      </w:r>
      <w:r>
        <w:rPr>
          <w:rFonts w:ascii="宋体" w:hAnsi="宋体"/>
          <w:b/>
          <w:bCs/>
          <w:color w:val="000000"/>
          <w:sz w:val="16"/>
          <w:szCs w:val="16"/>
        </w:rPr>
        <w:t>。</w:t>
      </w:r>
    </w:p>
    <w:p w14:paraId="08AD4488">
      <w:pPr>
        <w:numPr>
          <w:ilvl w:val="0"/>
          <w:numId w:val="3"/>
        </w:numPr>
        <w:tabs>
          <w:tab w:val="left" w:pos="900"/>
          <w:tab w:val="clear" w:pos="420"/>
        </w:tabs>
        <w:ind w:left="900" w:hanging="720"/>
        <w:rPr>
          <w:rFonts w:ascii="宋体" w:hAnsi="宋体"/>
          <w:b/>
          <w:bCs/>
          <w:color w:val="000000"/>
          <w:sz w:val="16"/>
          <w:szCs w:val="16"/>
        </w:rPr>
      </w:pPr>
      <w:r>
        <w:rPr>
          <w:rFonts w:hint="eastAsia" w:ascii="宋体" w:hAnsi="宋体"/>
          <w:b/>
          <w:color w:val="000000"/>
          <w:sz w:val="16"/>
          <w:szCs w:val="16"/>
        </w:rPr>
        <w:t>完工当月客户办理拆机，需支付下列费用：</w:t>
      </w:r>
      <w:r>
        <w:rPr>
          <w:rFonts w:ascii="宋体" w:hAnsi="宋体"/>
          <w:b/>
          <w:color w:val="000000"/>
          <w:sz w:val="16"/>
          <w:szCs w:val="16"/>
        </w:rPr>
        <w:t>1）首月资费：将套餐月基本费按天进行折算后收取；2）一次性费用</w:t>
      </w:r>
      <w:r>
        <w:rPr>
          <w:rFonts w:hint="eastAsia" w:ascii="宋体" w:hAnsi="宋体"/>
          <w:b/>
          <w:color w:val="000000"/>
          <w:sz w:val="16"/>
          <w:szCs w:val="16"/>
        </w:rPr>
        <w:t>优惠</w:t>
      </w:r>
      <w:r>
        <w:rPr>
          <w:rFonts w:ascii="宋体" w:hAnsi="宋体"/>
          <w:b/>
          <w:color w:val="000000"/>
          <w:sz w:val="16"/>
          <w:szCs w:val="16"/>
        </w:rPr>
        <w:t>：</w:t>
      </w:r>
      <w:r>
        <w:rPr>
          <w:rFonts w:hint="eastAsia" w:ascii="宋体" w:hAnsi="宋体"/>
          <w:b/>
          <w:color w:val="000000"/>
          <w:sz w:val="16"/>
          <w:szCs w:val="16"/>
        </w:rPr>
        <w:t>商云通一次性安装调测费</w:t>
      </w:r>
      <w:r>
        <w:rPr>
          <w:rFonts w:ascii="宋体" w:hAnsi="宋体"/>
          <w:b/>
          <w:color w:val="000000"/>
          <w:sz w:val="16"/>
          <w:szCs w:val="16"/>
        </w:rPr>
        <w:t>200元/线/次；宽带一次性安装调测费及手续费费用为310元/线/次</w:t>
      </w:r>
      <w:r>
        <w:rPr>
          <w:rFonts w:hint="eastAsia" w:ascii="宋体" w:hAnsi="宋体"/>
          <w:b/>
          <w:color w:val="000000"/>
          <w:sz w:val="16"/>
          <w:szCs w:val="16"/>
        </w:rPr>
        <w:t>；天翼云眼终端安装调测费310元/线/次；FTTR一次性安装调测费：50元/线/次</w:t>
      </w:r>
      <w:r>
        <w:rPr>
          <w:rFonts w:ascii="宋体" w:hAnsi="宋体"/>
          <w:b/>
          <w:color w:val="000000"/>
          <w:sz w:val="16"/>
          <w:szCs w:val="16"/>
        </w:rPr>
        <w:t>。享受过一次性费用优惠的，需予以补足。</w:t>
      </w:r>
    </w:p>
    <w:p w14:paraId="117AAAE6">
      <w:pPr>
        <w:numPr>
          <w:ilvl w:val="0"/>
          <w:numId w:val="3"/>
        </w:numPr>
        <w:tabs>
          <w:tab w:val="left" w:pos="900"/>
          <w:tab w:val="clear" w:pos="420"/>
        </w:tabs>
        <w:ind w:left="900" w:hanging="720"/>
        <w:rPr>
          <w:rFonts w:ascii="宋体" w:hAnsi="宋体"/>
          <w:bCs/>
          <w:color w:val="000000"/>
          <w:sz w:val="16"/>
          <w:szCs w:val="16"/>
        </w:rPr>
      </w:pPr>
      <w:r>
        <w:rPr>
          <w:rFonts w:hint="eastAsia" w:ascii="宋体" w:hAnsi="宋体"/>
          <w:bCs/>
          <w:color w:val="000000"/>
          <w:sz w:val="16"/>
          <w:szCs w:val="16"/>
        </w:rPr>
        <w:t>本规则作为《中国电信股份有限公司上海分公司业务服务协议》的补充协议，上述协议与本规则条款相冲突的，以本规则</w:t>
      </w:r>
      <w:r>
        <w:rPr>
          <w:rFonts w:hint="eastAsia" w:ascii="宋体" w:hAnsi="宋体"/>
          <w:color w:val="000000"/>
          <w:sz w:val="16"/>
          <w:szCs w:val="16"/>
        </w:rPr>
        <w:t>条款</w:t>
      </w:r>
      <w:r>
        <w:rPr>
          <w:rFonts w:hint="eastAsia" w:ascii="宋体" w:hAnsi="宋体"/>
          <w:bCs/>
          <w:color w:val="000000"/>
          <w:sz w:val="16"/>
          <w:szCs w:val="16"/>
        </w:rPr>
        <w:t>为准。《</w:t>
      </w:r>
      <w:bookmarkStart w:id="9" w:name="_Hlk195029888"/>
      <w:r>
        <w:rPr>
          <w:rFonts w:hint="eastAsia" w:ascii="宋体" w:hAnsi="宋体"/>
          <w:bCs/>
          <w:color w:val="000000"/>
          <w:sz w:val="16"/>
          <w:szCs w:val="16"/>
        </w:rPr>
        <w:t>中国电信股份有限公司上海分公司智云随选-开店宝基础版套餐申请登记表</w:t>
      </w:r>
      <w:bookmarkEnd w:id="9"/>
      <w:r>
        <w:rPr>
          <w:rFonts w:hint="eastAsia" w:ascii="宋体" w:hAnsi="宋体"/>
          <w:bCs/>
          <w:color w:val="000000"/>
          <w:sz w:val="16"/>
          <w:szCs w:val="16"/>
        </w:rPr>
        <w:t>》（“《申请登记表》”）</w:t>
      </w:r>
      <w:r>
        <w:rPr>
          <w:rFonts w:ascii="宋体" w:hAnsi="宋体"/>
          <w:bCs/>
          <w:color w:val="000000"/>
          <w:sz w:val="16"/>
          <w:szCs w:val="16"/>
        </w:rPr>
        <w:t>为本</w:t>
      </w:r>
      <w:r>
        <w:rPr>
          <w:rFonts w:hint="eastAsia" w:ascii="宋体" w:hAnsi="宋体"/>
          <w:bCs/>
          <w:color w:val="000000"/>
          <w:sz w:val="16"/>
          <w:szCs w:val="16"/>
        </w:rPr>
        <w:t>规则</w:t>
      </w:r>
      <w:r>
        <w:rPr>
          <w:rFonts w:ascii="宋体" w:hAnsi="宋体"/>
          <w:bCs/>
          <w:color w:val="000000"/>
          <w:sz w:val="16"/>
          <w:szCs w:val="16"/>
        </w:rPr>
        <w:t>的组成部分，以</w:t>
      </w:r>
      <w:r>
        <w:rPr>
          <w:rFonts w:hint="eastAsia" w:ascii="宋体" w:hAnsi="宋体"/>
          <w:bCs/>
          <w:color w:val="000000"/>
          <w:sz w:val="16"/>
          <w:szCs w:val="16"/>
        </w:rPr>
        <w:t>客户</w:t>
      </w:r>
      <w:r>
        <w:rPr>
          <w:rFonts w:ascii="宋体" w:hAnsi="宋体"/>
          <w:bCs/>
          <w:color w:val="000000"/>
          <w:sz w:val="16"/>
          <w:szCs w:val="16"/>
        </w:rPr>
        <w:t>签署的《申请登记表》作为</w:t>
      </w:r>
      <w:r>
        <w:rPr>
          <w:rFonts w:hint="eastAsia" w:ascii="宋体" w:hAnsi="宋体"/>
          <w:bCs/>
          <w:color w:val="000000"/>
          <w:sz w:val="16"/>
          <w:szCs w:val="16"/>
        </w:rPr>
        <w:t>客户</w:t>
      </w:r>
      <w:r>
        <w:rPr>
          <w:rFonts w:ascii="宋体" w:hAnsi="宋体"/>
          <w:bCs/>
          <w:color w:val="000000"/>
          <w:sz w:val="16"/>
          <w:szCs w:val="16"/>
        </w:rPr>
        <w:t>确认业务需求、签署本</w:t>
      </w:r>
      <w:r>
        <w:rPr>
          <w:rFonts w:hint="eastAsia" w:ascii="宋体" w:hAnsi="宋体"/>
          <w:bCs/>
          <w:color w:val="000000"/>
          <w:sz w:val="16"/>
          <w:szCs w:val="16"/>
        </w:rPr>
        <w:t>规则</w:t>
      </w:r>
      <w:r>
        <w:rPr>
          <w:rFonts w:ascii="宋体" w:hAnsi="宋体"/>
          <w:bCs/>
          <w:color w:val="000000"/>
          <w:sz w:val="16"/>
          <w:szCs w:val="16"/>
        </w:rPr>
        <w:t>及</w:t>
      </w:r>
      <w:r>
        <w:rPr>
          <w:rFonts w:hint="eastAsia" w:ascii="宋体" w:hAnsi="宋体"/>
          <w:bCs/>
          <w:color w:val="000000"/>
          <w:sz w:val="16"/>
          <w:szCs w:val="16"/>
        </w:rPr>
        <w:t>《中国电信股份有限公司上海分公司业务服务协议》</w:t>
      </w:r>
      <w:r>
        <w:rPr>
          <w:rFonts w:ascii="宋体" w:hAnsi="宋体"/>
          <w:bCs/>
          <w:color w:val="000000"/>
          <w:sz w:val="16"/>
          <w:szCs w:val="16"/>
        </w:rPr>
        <w:t>的证明</w:t>
      </w:r>
      <w:r>
        <w:rPr>
          <w:rFonts w:hint="eastAsia" w:ascii="宋体" w:hAnsi="宋体"/>
          <w:bCs/>
          <w:color w:val="000000"/>
          <w:sz w:val="16"/>
          <w:szCs w:val="16"/>
        </w:rPr>
        <w:t>。</w:t>
      </w:r>
    </w:p>
    <w:p w14:paraId="123EFCB2">
      <w:pPr>
        <w:ind w:right="540"/>
        <w:jc w:val="right"/>
        <w:rPr>
          <w:bCs/>
          <w:color w:val="000000"/>
          <w:sz w:val="16"/>
          <w:szCs w:val="16"/>
        </w:rPr>
      </w:pPr>
      <w:r>
        <w:rPr>
          <w:rFonts w:hint="eastAsia"/>
          <w:bCs/>
          <w:color w:val="000000"/>
          <w:sz w:val="16"/>
          <w:szCs w:val="16"/>
        </w:rPr>
        <w:t>中国电信上海公司</w:t>
      </w:r>
    </w:p>
    <w:p w14:paraId="46D60FFA">
      <w:pPr>
        <w:ind w:right="540"/>
        <w:jc w:val="right"/>
        <w:rPr>
          <w:bCs/>
          <w:color w:val="000000"/>
          <w:sz w:val="16"/>
          <w:szCs w:val="16"/>
        </w:rPr>
      </w:pPr>
      <w:r>
        <w:rPr>
          <w:rFonts w:hint="eastAsia"/>
          <w:bCs/>
          <w:color w:val="000000"/>
          <w:sz w:val="16"/>
          <w:szCs w:val="16"/>
        </w:rPr>
        <w:t>二〇二五年</w:t>
      </w:r>
      <w:r>
        <w:rPr>
          <w:rFonts w:hint="eastAsia"/>
          <w:bCs/>
          <w:color w:val="000000"/>
          <w:sz w:val="16"/>
          <w:szCs w:val="16"/>
          <w:lang w:val="en-US" w:eastAsia="zh-CN"/>
        </w:rPr>
        <w:t>十</w:t>
      </w:r>
      <w:r>
        <w:rPr>
          <w:rFonts w:hint="eastAsia"/>
          <w:bCs/>
          <w:color w:val="000000"/>
          <w:sz w:val="16"/>
          <w:szCs w:val="16"/>
        </w:rPr>
        <w:t>月</w:t>
      </w:r>
    </w:p>
    <w:p w14:paraId="3E3F35F9">
      <w:pPr>
        <w:ind w:right="540"/>
        <w:jc w:val="right"/>
        <w:rPr>
          <w:bCs/>
          <w:color w:val="000000"/>
          <w:sz w:val="16"/>
          <w:szCs w:val="16"/>
        </w:rPr>
      </w:pPr>
    </w:p>
    <w:p w14:paraId="7DD09C32">
      <w:pPr>
        <w:ind w:right="540"/>
        <w:jc w:val="right"/>
        <w:rPr>
          <w:bCs/>
          <w:color w:val="000000"/>
          <w:sz w:val="16"/>
          <w:szCs w:val="16"/>
        </w:rPr>
      </w:pPr>
    </w:p>
    <w:p w14:paraId="78070A7C">
      <w:pPr>
        <w:ind w:right="540"/>
        <w:jc w:val="right"/>
        <w:rPr>
          <w:bCs/>
          <w:color w:val="000000"/>
          <w:sz w:val="16"/>
          <w:szCs w:val="16"/>
        </w:rPr>
      </w:pPr>
    </w:p>
    <w:p w14:paraId="1CF271E9">
      <w:pPr>
        <w:ind w:right="540"/>
        <w:jc w:val="right"/>
        <w:rPr>
          <w:bCs/>
          <w:color w:val="000000"/>
          <w:sz w:val="16"/>
          <w:szCs w:val="16"/>
        </w:rPr>
      </w:pPr>
    </w:p>
    <w:p w14:paraId="3222EB60">
      <w:pPr>
        <w:ind w:right="540"/>
        <w:jc w:val="right"/>
        <w:rPr>
          <w:bCs/>
          <w:color w:val="000000"/>
          <w:sz w:val="16"/>
          <w:szCs w:val="16"/>
        </w:rPr>
      </w:pPr>
    </w:p>
    <w:p w14:paraId="59B72B67">
      <w:pPr>
        <w:ind w:right="540"/>
        <w:jc w:val="right"/>
        <w:rPr>
          <w:bCs/>
          <w:color w:val="000000"/>
          <w:sz w:val="16"/>
          <w:szCs w:val="16"/>
        </w:rPr>
      </w:pPr>
    </w:p>
    <w:p w14:paraId="7911378E">
      <w:pPr>
        <w:ind w:right="540"/>
        <w:jc w:val="right"/>
        <w:rPr>
          <w:bCs/>
          <w:color w:val="000000"/>
          <w:sz w:val="16"/>
          <w:szCs w:val="16"/>
        </w:rPr>
      </w:pPr>
    </w:p>
    <w:p w14:paraId="0E63F6E9">
      <w:pPr>
        <w:ind w:right="540"/>
        <w:jc w:val="right"/>
        <w:rPr>
          <w:bCs/>
          <w:color w:val="000000"/>
          <w:sz w:val="16"/>
          <w:szCs w:val="16"/>
        </w:rPr>
      </w:pPr>
    </w:p>
    <w:p w14:paraId="75C6C4F3">
      <w:pPr>
        <w:ind w:right="540"/>
        <w:jc w:val="right"/>
        <w:rPr>
          <w:bCs/>
          <w:color w:val="000000"/>
          <w:sz w:val="16"/>
          <w:szCs w:val="16"/>
        </w:rPr>
      </w:pPr>
    </w:p>
    <w:p w14:paraId="01E1B23C">
      <w:pPr>
        <w:ind w:right="540"/>
        <w:jc w:val="right"/>
        <w:rPr>
          <w:bCs/>
          <w:color w:val="000000"/>
          <w:sz w:val="16"/>
          <w:szCs w:val="16"/>
        </w:rPr>
      </w:pPr>
    </w:p>
    <w:p w14:paraId="3BB90CD6">
      <w:pPr>
        <w:ind w:right="540"/>
        <w:jc w:val="right"/>
        <w:rPr>
          <w:bCs/>
          <w:color w:val="000000"/>
          <w:sz w:val="16"/>
          <w:szCs w:val="16"/>
        </w:rPr>
      </w:pPr>
    </w:p>
    <w:p w14:paraId="05A7519F">
      <w:pPr>
        <w:ind w:right="540"/>
        <w:jc w:val="right"/>
        <w:rPr>
          <w:bCs/>
          <w:color w:val="000000"/>
          <w:sz w:val="16"/>
          <w:szCs w:val="16"/>
        </w:rPr>
      </w:pPr>
    </w:p>
    <w:p w14:paraId="7A9F7BCE">
      <w:pPr>
        <w:ind w:right="540"/>
        <w:jc w:val="right"/>
        <w:rPr>
          <w:bCs/>
          <w:color w:val="000000"/>
          <w:sz w:val="16"/>
          <w:szCs w:val="16"/>
        </w:rPr>
      </w:pPr>
    </w:p>
    <w:p w14:paraId="02E655F0">
      <w:pPr>
        <w:ind w:right="540"/>
        <w:jc w:val="right"/>
        <w:rPr>
          <w:bCs/>
          <w:color w:val="000000"/>
          <w:sz w:val="18"/>
          <w:szCs w:val="18"/>
        </w:rPr>
      </w:pPr>
    </w:p>
    <w:p w14:paraId="7ABC5521">
      <w:pPr>
        <w:ind w:right="540"/>
        <w:jc w:val="right"/>
        <w:rPr>
          <w:bCs/>
          <w:color w:val="000000"/>
          <w:sz w:val="18"/>
          <w:szCs w:val="18"/>
        </w:rPr>
      </w:pPr>
    </w:p>
    <w:p w14:paraId="68BA1E9C">
      <w:pPr>
        <w:ind w:right="540"/>
        <w:jc w:val="right"/>
        <w:rPr>
          <w:bCs/>
          <w:color w:val="000000"/>
          <w:sz w:val="18"/>
          <w:szCs w:val="18"/>
        </w:rPr>
      </w:pPr>
    </w:p>
    <w:p w14:paraId="715FC827">
      <w:pPr>
        <w:ind w:right="540"/>
        <w:jc w:val="right"/>
        <w:rPr>
          <w:bCs/>
          <w:color w:val="000000"/>
          <w:sz w:val="18"/>
          <w:szCs w:val="18"/>
        </w:rPr>
      </w:pPr>
    </w:p>
    <w:p w14:paraId="144EE2CC">
      <w:pPr>
        <w:ind w:right="540"/>
        <w:jc w:val="right"/>
        <w:rPr>
          <w:bCs/>
          <w:color w:val="000000"/>
          <w:sz w:val="18"/>
          <w:szCs w:val="18"/>
        </w:rPr>
      </w:pPr>
    </w:p>
    <w:p w14:paraId="31EB39AE">
      <w:pPr>
        <w:ind w:right="540"/>
        <w:jc w:val="right"/>
        <w:rPr>
          <w:bCs/>
          <w:color w:val="000000"/>
          <w:sz w:val="18"/>
          <w:szCs w:val="18"/>
        </w:rPr>
      </w:pPr>
    </w:p>
    <w:p w14:paraId="393D006D">
      <w:pPr>
        <w:ind w:right="540"/>
        <w:jc w:val="right"/>
        <w:rPr>
          <w:bCs/>
          <w:color w:val="000000"/>
          <w:sz w:val="18"/>
          <w:szCs w:val="18"/>
        </w:rPr>
      </w:pPr>
    </w:p>
    <w:p w14:paraId="52D5FCAB">
      <w:pPr>
        <w:ind w:right="540"/>
        <w:jc w:val="right"/>
        <w:rPr>
          <w:bCs/>
          <w:color w:val="000000"/>
          <w:sz w:val="18"/>
          <w:szCs w:val="18"/>
        </w:rPr>
      </w:pPr>
    </w:p>
    <w:p w14:paraId="3399D105">
      <w:pPr>
        <w:ind w:right="540"/>
        <w:jc w:val="both"/>
        <w:rPr>
          <w:bCs/>
          <w:color w:val="000000"/>
          <w:sz w:val="18"/>
          <w:szCs w:val="18"/>
        </w:rPr>
      </w:pPr>
    </w:p>
    <w:p w14:paraId="21079F11">
      <w:pPr>
        <w:widowControl/>
        <w:jc w:val="center"/>
        <w:rPr>
          <w:rFonts w:hint="eastAsia" w:ascii="宋体" w:hAnsi="宋体"/>
          <w:b/>
          <w:bCs/>
          <w:color w:val="000000"/>
          <w:sz w:val="18"/>
          <w:szCs w:val="18"/>
        </w:rPr>
      </w:pPr>
    </w:p>
    <w:p w14:paraId="1BA02CE8">
      <w:pPr>
        <w:widowControl/>
        <w:jc w:val="center"/>
        <w:rPr>
          <w:rFonts w:hint="eastAsia" w:ascii="宋体" w:hAnsi="宋体"/>
          <w:b/>
          <w:bCs/>
          <w:color w:val="000000"/>
          <w:sz w:val="18"/>
          <w:szCs w:val="18"/>
        </w:rPr>
      </w:pPr>
    </w:p>
    <w:p w14:paraId="3EECA56B">
      <w:pPr>
        <w:widowControl/>
        <w:jc w:val="center"/>
        <w:rPr>
          <w:rFonts w:hint="eastAsia" w:ascii="宋体" w:hAnsi="宋体"/>
          <w:b/>
          <w:bCs/>
          <w:color w:val="000000"/>
          <w:sz w:val="18"/>
          <w:szCs w:val="18"/>
        </w:rPr>
      </w:pPr>
    </w:p>
    <w:p w14:paraId="4B52B2A7">
      <w:pPr>
        <w:widowControl/>
        <w:jc w:val="center"/>
        <w:rPr>
          <w:rFonts w:ascii="宋体" w:hAnsi="宋体"/>
          <w:b/>
          <w:bCs/>
          <w:color w:val="000000"/>
          <w:sz w:val="18"/>
          <w:szCs w:val="18"/>
        </w:rPr>
      </w:pPr>
      <w:r>
        <w:rPr>
          <w:rFonts w:hint="eastAsia" w:ascii="宋体" w:hAnsi="宋体"/>
          <w:b/>
          <w:bCs/>
          <w:color w:val="000000"/>
          <w:sz w:val="18"/>
          <w:szCs w:val="18"/>
        </w:rPr>
        <w:t>网络信息安全承诺书</w:t>
      </w:r>
    </w:p>
    <w:p w14:paraId="6287E4E8">
      <w:pPr>
        <w:widowControl/>
        <w:spacing w:line="240" w:lineRule="exact"/>
        <w:jc w:val="left"/>
        <w:rPr>
          <w:rFonts w:ascii="宋体" w:hAnsi="宋体"/>
          <w:bCs/>
          <w:color w:val="000000"/>
          <w:sz w:val="18"/>
          <w:szCs w:val="18"/>
        </w:rPr>
      </w:pPr>
    </w:p>
    <w:p w14:paraId="0AD7315F">
      <w:pPr>
        <w:widowControl/>
        <w:spacing w:line="240" w:lineRule="exact"/>
        <w:ind w:firstLine="360" w:firstLineChars="200"/>
        <w:jc w:val="left"/>
        <w:rPr>
          <w:rFonts w:ascii="宋体" w:hAnsi="宋体"/>
          <w:bCs/>
          <w:color w:val="000000"/>
          <w:sz w:val="18"/>
          <w:szCs w:val="18"/>
        </w:rPr>
      </w:pPr>
      <w:r>
        <w:rPr>
          <w:rFonts w:hint="eastAsia" w:ascii="宋体" w:hAnsi="宋体"/>
          <w:bCs/>
          <w:color w:val="000000"/>
          <w:sz w:val="18"/>
          <w:szCs w:val="18"/>
        </w:rPr>
        <w:t>本单位郑重承诺遵守本承诺书，如有违反本承诺书有关条款的行为，本单位承担由此带来的一切民事、行政和刑事责任。</w:t>
      </w:r>
    </w:p>
    <w:p w14:paraId="700BCD96">
      <w:pPr>
        <w:widowControl/>
        <w:spacing w:line="240" w:lineRule="exact"/>
        <w:jc w:val="left"/>
        <w:rPr>
          <w:rFonts w:ascii="宋体" w:hAnsi="宋体"/>
          <w:bCs/>
          <w:color w:val="000000"/>
          <w:sz w:val="18"/>
          <w:szCs w:val="18"/>
        </w:rPr>
      </w:pPr>
      <w:r>
        <w:rPr>
          <w:rFonts w:hint="eastAsia" w:ascii="宋体" w:hAnsi="宋体"/>
          <w:bCs/>
          <w:color w:val="000000"/>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bCs/>
          <w:color w:val="000000"/>
          <w:sz w:val="18"/>
          <w:szCs w:val="18"/>
        </w:rPr>
        <w:t>《互联网信息服务管理办法》</w:t>
      </w:r>
      <w:r>
        <w:rPr>
          <w:rFonts w:hint="eastAsia" w:ascii="宋体" w:hAnsi="宋体"/>
          <w:bCs/>
          <w:color w:val="000000"/>
          <w:sz w:val="18"/>
          <w:szCs w:val="18"/>
        </w:rPr>
        <w:t>《非经营性互联网信息服务备案管理办法》《移动互联网应用程序信息服务管理规定》《电信和互联网用户个人信息保护规定》和《公共互联网网络安全突发事件应急预案》及有关法律、法规、规章和政策文件规定（“相关规定”）。</w:t>
      </w:r>
    </w:p>
    <w:p w14:paraId="7A2B4A29">
      <w:pPr>
        <w:widowControl/>
        <w:spacing w:line="240" w:lineRule="exact"/>
        <w:jc w:val="left"/>
        <w:rPr>
          <w:rFonts w:ascii="宋体" w:hAnsi="宋体"/>
          <w:bCs/>
          <w:color w:val="000000"/>
          <w:sz w:val="18"/>
          <w:szCs w:val="18"/>
        </w:rPr>
      </w:pPr>
      <w:r>
        <w:rPr>
          <w:rFonts w:hint="eastAsia" w:ascii="宋体" w:hAnsi="宋体"/>
          <w:bCs/>
          <w:color w:val="000000"/>
          <w:sz w:val="18"/>
          <w:szCs w:val="18"/>
        </w:rPr>
        <w:t>二、本单位承诺按照相关规定、政府主管部门要求以及合同约定规范使用业务，不得超出合同约定的范围和用途使用业务，具备所从事业务的全部合法必要的资质条件。</w:t>
      </w:r>
    </w:p>
    <w:p w14:paraId="710E1389">
      <w:pPr>
        <w:widowControl/>
        <w:spacing w:line="240" w:lineRule="exact"/>
        <w:jc w:val="left"/>
        <w:rPr>
          <w:rFonts w:ascii="宋体" w:hAnsi="宋体"/>
          <w:bCs/>
          <w:color w:val="000000"/>
          <w:sz w:val="18"/>
          <w:szCs w:val="18"/>
        </w:rPr>
      </w:pPr>
      <w:r>
        <w:rPr>
          <w:rFonts w:hint="eastAsia" w:ascii="宋体" w:hAnsi="宋体"/>
          <w:bCs/>
          <w:color w:val="000000"/>
          <w:sz w:val="18"/>
          <w:szCs w:val="18"/>
        </w:rPr>
        <w:t>三、本单位承诺按照用户真实身份信息制度（“实名制”）的要求提供身份信息、使用业务，并保证所提供信息、资料的真实、完整、准确、有效。</w:t>
      </w:r>
    </w:p>
    <w:p w14:paraId="1DF41839">
      <w:pPr>
        <w:widowControl/>
        <w:spacing w:line="240" w:lineRule="exact"/>
        <w:jc w:val="left"/>
        <w:rPr>
          <w:rFonts w:ascii="宋体" w:hAnsi="宋体"/>
          <w:bCs/>
          <w:color w:val="000000"/>
          <w:sz w:val="18"/>
          <w:szCs w:val="18"/>
        </w:rPr>
      </w:pPr>
      <w:r>
        <w:rPr>
          <w:rFonts w:hint="eastAsia" w:ascii="宋体" w:hAnsi="宋体"/>
          <w:bCs/>
          <w:color w:val="000000"/>
          <w:sz w:val="18"/>
          <w:szCs w:val="18"/>
        </w:rPr>
        <w:t>四、本单位保证不利用网络（包括但不限于固定网、移动网、互联网，下同）从事危害国家安全、泄露国家秘密等违法犯罪活动，不侵犯他人的合法权益。</w:t>
      </w:r>
    </w:p>
    <w:p w14:paraId="4934E2C2">
      <w:pPr>
        <w:widowControl/>
        <w:spacing w:line="240" w:lineRule="exact"/>
        <w:jc w:val="left"/>
        <w:rPr>
          <w:rFonts w:ascii="宋体" w:hAnsi="宋体"/>
          <w:bCs/>
          <w:color w:val="000000"/>
          <w:sz w:val="18"/>
          <w:szCs w:val="18"/>
        </w:rPr>
      </w:pPr>
      <w:r>
        <w:rPr>
          <w:rFonts w:hint="eastAsia" w:ascii="宋体" w:hAnsi="宋体"/>
          <w:bCs/>
          <w:color w:val="000000"/>
          <w:sz w:val="18"/>
          <w:szCs w:val="18"/>
        </w:rPr>
        <w:t>五、本单位处理个人信息前，已依法向个人信息主体（“个人”）履行了法定告知义务并取得个人的明确同意。法律、行政法规规定处理个人信息应当取得个人单独同意或者书面同意的，本单位已依法取得了个人单独同意或书面同意。</w:t>
      </w:r>
    </w:p>
    <w:p w14:paraId="528F31F7">
      <w:pPr>
        <w:widowControl/>
        <w:spacing w:line="240" w:lineRule="exact"/>
        <w:jc w:val="left"/>
        <w:rPr>
          <w:rFonts w:ascii="宋体" w:hAnsi="宋体"/>
          <w:bCs/>
          <w:color w:val="000000"/>
          <w:sz w:val="18"/>
          <w:szCs w:val="18"/>
        </w:rPr>
      </w:pPr>
      <w:r>
        <w:rPr>
          <w:rFonts w:hint="eastAsia" w:ascii="宋体" w:hAnsi="宋体"/>
          <w:bCs/>
          <w:color w:val="000000"/>
          <w:sz w:val="18"/>
          <w:szCs w:val="18"/>
        </w:rPr>
        <w:t>六、本单位向贵公司提供个人信息或委托贵公司处理个人信息的，本单位承诺已向个人履行了法定告知义务，并取得了个人同意。本单位向贵公司提供或委托贵公司处理的个人信息和数据的，本单位承诺该等个人信息和数据来源合法合规，不存在违反法律法规、监管要求的情况。</w:t>
      </w:r>
    </w:p>
    <w:p w14:paraId="45454C92">
      <w:pPr>
        <w:widowControl/>
        <w:spacing w:line="240" w:lineRule="exact"/>
        <w:jc w:val="left"/>
        <w:rPr>
          <w:rFonts w:ascii="宋体" w:hAnsi="宋体"/>
          <w:bCs/>
          <w:color w:val="000000"/>
          <w:sz w:val="18"/>
          <w:szCs w:val="18"/>
        </w:rPr>
      </w:pPr>
      <w:r>
        <w:rPr>
          <w:rFonts w:hint="eastAsia" w:ascii="宋体" w:hAnsi="宋体"/>
          <w:bCs/>
          <w:color w:val="000000"/>
          <w:sz w:val="18"/>
          <w:szCs w:val="18"/>
        </w:rPr>
        <w:t>七、本单位受贵公司委托处理个人信息和数据的，或本单位与贵公司共同处理个人信息和数据的，本单位按照与贵公司的合同约定处理个人信息，不得超出约定的处理目的、处理方式等处理个人信息。</w:t>
      </w:r>
    </w:p>
    <w:p w14:paraId="56BA2970">
      <w:pPr>
        <w:widowControl/>
        <w:spacing w:line="240" w:lineRule="exact"/>
        <w:jc w:val="left"/>
        <w:rPr>
          <w:rFonts w:ascii="宋体" w:hAnsi="宋体"/>
          <w:bCs/>
          <w:color w:val="000000"/>
          <w:sz w:val="18"/>
          <w:szCs w:val="18"/>
        </w:rPr>
      </w:pPr>
      <w:r>
        <w:rPr>
          <w:rFonts w:hint="eastAsia" w:ascii="宋体" w:hAnsi="宋体"/>
          <w:bCs/>
          <w:color w:val="000000"/>
          <w:sz w:val="18"/>
          <w:szCs w:val="18"/>
        </w:rPr>
        <w:t>八、本单位承诺严格按照国家相关法律法规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安全责任人发生变更时及时通知贵公司。否则，导致的一切后果由本单位承担，贵公司有权立即终止合同。</w:t>
      </w:r>
    </w:p>
    <w:p w14:paraId="63C65C0B">
      <w:pPr>
        <w:widowControl/>
        <w:spacing w:line="240" w:lineRule="exact"/>
        <w:jc w:val="left"/>
        <w:rPr>
          <w:rFonts w:ascii="宋体" w:hAnsi="宋体"/>
          <w:bCs/>
          <w:color w:val="000000"/>
          <w:sz w:val="18"/>
          <w:szCs w:val="18"/>
        </w:rPr>
      </w:pPr>
      <w:r>
        <w:rPr>
          <w:rFonts w:hint="eastAsia" w:ascii="宋体" w:hAnsi="宋体"/>
          <w:bCs/>
          <w:color w:val="000000"/>
          <w:sz w:val="18"/>
          <w:szCs w:val="18"/>
        </w:rPr>
        <w:t>九、本单位承诺配合贵公司为公安机关、国家安全机关等政府部门依法维护国家安全和侦查犯罪的活动提供协助</w:t>
      </w:r>
      <w:r>
        <w:rPr>
          <w:rFonts w:ascii="宋体" w:hAnsi="宋体"/>
          <w:bCs/>
          <w:color w:val="000000"/>
          <w:sz w:val="18"/>
          <w:szCs w:val="18"/>
        </w:rPr>
        <w:t>，如实提供有关安全保护的信息、资料及数据文件，积极协助查处信息网络违法犯罪行为。</w:t>
      </w:r>
    </w:p>
    <w:p w14:paraId="6E32B89B">
      <w:pPr>
        <w:widowControl/>
        <w:spacing w:line="240" w:lineRule="exact"/>
        <w:jc w:val="left"/>
        <w:rPr>
          <w:rFonts w:ascii="宋体" w:hAnsi="宋体"/>
          <w:bCs/>
          <w:color w:val="000000"/>
          <w:sz w:val="18"/>
          <w:szCs w:val="18"/>
        </w:rPr>
      </w:pPr>
      <w:r>
        <w:rPr>
          <w:rFonts w:hint="eastAsia" w:ascii="宋体" w:hAnsi="宋体"/>
          <w:bCs/>
          <w:color w:val="000000"/>
          <w:sz w:val="18"/>
          <w:szCs w:val="18"/>
        </w:rPr>
        <w:t>十、本单位承诺发送信息的真实性、准确性、合法性，承诺发布的内容应当严格遵守相关规定，不通过网络制作、复制、查阅和传播有害信息，不得散发传播违法、不健康反动等信息，不得制作、复制、查阅和传播任何含有违反下列要求的内容之一（即“九不准”及“六不许”内容）的信息：</w:t>
      </w:r>
    </w:p>
    <w:p w14:paraId="7994BF83">
      <w:pPr>
        <w:widowControl/>
        <w:spacing w:line="240" w:lineRule="exact"/>
        <w:jc w:val="left"/>
        <w:rPr>
          <w:rFonts w:ascii="宋体" w:hAnsi="宋体"/>
          <w:bCs/>
          <w:color w:val="000000"/>
          <w:sz w:val="18"/>
          <w:szCs w:val="18"/>
        </w:rPr>
      </w:pPr>
      <w:r>
        <w:rPr>
          <w:rFonts w:hint="eastAsia" w:ascii="宋体" w:hAnsi="宋体"/>
          <w:bCs/>
          <w:color w:val="000000"/>
          <w:sz w:val="18"/>
          <w:szCs w:val="18"/>
        </w:rPr>
        <w:t>“九不准”，即不准制作、复制、查阅和传播含有以下内容的信息：</w:t>
      </w:r>
    </w:p>
    <w:p w14:paraId="694B1F04">
      <w:pPr>
        <w:widowControl/>
        <w:spacing w:line="240" w:lineRule="exact"/>
        <w:jc w:val="left"/>
        <w:rPr>
          <w:rFonts w:ascii="宋体" w:hAnsi="宋体"/>
          <w:bCs/>
          <w:color w:val="000000"/>
          <w:sz w:val="18"/>
          <w:szCs w:val="18"/>
        </w:rPr>
      </w:pPr>
      <w:r>
        <w:rPr>
          <w:rFonts w:ascii="宋体" w:hAnsi="宋体"/>
          <w:bCs/>
          <w:color w:val="000000"/>
          <w:sz w:val="18"/>
          <w:szCs w:val="18"/>
        </w:rPr>
        <w:t>1、反对宪法所确定的基本原则的</w:t>
      </w:r>
      <w:r>
        <w:rPr>
          <w:rFonts w:hint="eastAsia" w:ascii="宋体" w:hAnsi="宋体"/>
          <w:bCs/>
          <w:color w:val="000000"/>
          <w:sz w:val="18"/>
          <w:szCs w:val="18"/>
        </w:rPr>
        <w:t>；</w:t>
      </w:r>
    </w:p>
    <w:p w14:paraId="2072FD23">
      <w:pPr>
        <w:widowControl/>
        <w:spacing w:line="240" w:lineRule="exact"/>
        <w:jc w:val="left"/>
        <w:rPr>
          <w:rFonts w:ascii="宋体" w:hAnsi="宋体"/>
          <w:bCs/>
          <w:color w:val="000000"/>
          <w:sz w:val="18"/>
          <w:szCs w:val="18"/>
        </w:rPr>
      </w:pPr>
      <w:r>
        <w:rPr>
          <w:rFonts w:ascii="宋体" w:hAnsi="宋体"/>
          <w:bCs/>
          <w:color w:val="000000"/>
          <w:sz w:val="18"/>
          <w:szCs w:val="18"/>
        </w:rPr>
        <w:t>2、危害国家安全，泄露国家秘密，颠覆国家政权，破坏国家统一的</w:t>
      </w:r>
      <w:r>
        <w:rPr>
          <w:rFonts w:hint="eastAsia" w:ascii="宋体" w:hAnsi="宋体"/>
          <w:bCs/>
          <w:color w:val="000000"/>
          <w:sz w:val="18"/>
          <w:szCs w:val="18"/>
        </w:rPr>
        <w:t>；</w:t>
      </w:r>
    </w:p>
    <w:p w14:paraId="5F6BF674">
      <w:pPr>
        <w:widowControl/>
        <w:spacing w:line="240" w:lineRule="exact"/>
        <w:jc w:val="left"/>
        <w:rPr>
          <w:rFonts w:ascii="宋体" w:hAnsi="宋体"/>
          <w:bCs/>
          <w:color w:val="000000"/>
          <w:sz w:val="18"/>
          <w:szCs w:val="18"/>
        </w:rPr>
      </w:pPr>
      <w:r>
        <w:rPr>
          <w:rFonts w:ascii="宋体" w:hAnsi="宋体"/>
          <w:bCs/>
          <w:color w:val="000000"/>
          <w:sz w:val="18"/>
          <w:szCs w:val="18"/>
        </w:rPr>
        <w:t>3、损害国家荣誉和利益的</w:t>
      </w:r>
      <w:r>
        <w:rPr>
          <w:rFonts w:hint="eastAsia" w:ascii="宋体" w:hAnsi="宋体"/>
          <w:bCs/>
          <w:color w:val="000000"/>
          <w:sz w:val="18"/>
          <w:szCs w:val="18"/>
        </w:rPr>
        <w:t>；</w:t>
      </w:r>
    </w:p>
    <w:p w14:paraId="5210A90D">
      <w:pPr>
        <w:widowControl/>
        <w:spacing w:line="240" w:lineRule="exact"/>
        <w:jc w:val="left"/>
        <w:rPr>
          <w:rFonts w:ascii="宋体" w:hAnsi="宋体"/>
          <w:bCs/>
          <w:color w:val="000000"/>
          <w:sz w:val="18"/>
          <w:szCs w:val="18"/>
        </w:rPr>
      </w:pPr>
      <w:r>
        <w:rPr>
          <w:rFonts w:ascii="宋体" w:hAnsi="宋体"/>
          <w:bCs/>
          <w:color w:val="000000"/>
          <w:sz w:val="18"/>
          <w:szCs w:val="18"/>
        </w:rPr>
        <w:t>4、煽动民族仇恨、民族歧视，破坏民族团结的</w:t>
      </w:r>
      <w:r>
        <w:rPr>
          <w:rFonts w:hint="eastAsia" w:ascii="宋体" w:hAnsi="宋体"/>
          <w:bCs/>
          <w:color w:val="000000"/>
          <w:sz w:val="18"/>
          <w:szCs w:val="18"/>
        </w:rPr>
        <w:t>；</w:t>
      </w:r>
    </w:p>
    <w:p w14:paraId="2E4885B6">
      <w:pPr>
        <w:widowControl/>
        <w:spacing w:line="240" w:lineRule="exact"/>
        <w:jc w:val="left"/>
        <w:rPr>
          <w:rFonts w:ascii="宋体" w:hAnsi="宋体"/>
          <w:bCs/>
          <w:color w:val="000000"/>
          <w:sz w:val="18"/>
          <w:szCs w:val="18"/>
        </w:rPr>
      </w:pPr>
      <w:r>
        <w:rPr>
          <w:rFonts w:ascii="宋体" w:hAnsi="宋体"/>
          <w:bCs/>
          <w:color w:val="000000"/>
          <w:sz w:val="18"/>
          <w:szCs w:val="18"/>
        </w:rPr>
        <w:t>5、破坏国家宗教政策，宣扬邪教和封建迷信的</w:t>
      </w:r>
      <w:r>
        <w:rPr>
          <w:rFonts w:hint="eastAsia" w:ascii="宋体" w:hAnsi="宋体"/>
          <w:bCs/>
          <w:color w:val="000000"/>
          <w:sz w:val="18"/>
          <w:szCs w:val="18"/>
        </w:rPr>
        <w:t>；</w:t>
      </w:r>
    </w:p>
    <w:p w14:paraId="0E690897">
      <w:pPr>
        <w:widowControl/>
        <w:spacing w:line="240" w:lineRule="exact"/>
        <w:jc w:val="left"/>
        <w:rPr>
          <w:rFonts w:ascii="宋体" w:hAnsi="宋体"/>
          <w:bCs/>
          <w:color w:val="000000"/>
          <w:sz w:val="18"/>
          <w:szCs w:val="18"/>
        </w:rPr>
      </w:pPr>
      <w:r>
        <w:rPr>
          <w:rFonts w:ascii="宋体" w:hAnsi="宋体"/>
          <w:bCs/>
          <w:color w:val="000000"/>
          <w:sz w:val="18"/>
          <w:szCs w:val="18"/>
        </w:rPr>
        <w:t>6、散布谣言，扰乱社会秩序，破坏社会稳定的</w:t>
      </w:r>
      <w:r>
        <w:rPr>
          <w:rFonts w:hint="eastAsia" w:ascii="宋体" w:hAnsi="宋体"/>
          <w:bCs/>
          <w:color w:val="000000"/>
          <w:sz w:val="18"/>
          <w:szCs w:val="18"/>
        </w:rPr>
        <w:t>；</w:t>
      </w:r>
    </w:p>
    <w:p w14:paraId="5F533766">
      <w:pPr>
        <w:widowControl/>
        <w:spacing w:line="240" w:lineRule="exact"/>
        <w:jc w:val="left"/>
        <w:rPr>
          <w:rFonts w:ascii="宋体" w:hAnsi="宋体"/>
          <w:bCs/>
          <w:color w:val="000000"/>
          <w:sz w:val="18"/>
          <w:szCs w:val="18"/>
        </w:rPr>
      </w:pPr>
      <w:r>
        <w:rPr>
          <w:rFonts w:ascii="宋体" w:hAnsi="宋体"/>
          <w:bCs/>
          <w:color w:val="000000"/>
          <w:sz w:val="18"/>
          <w:szCs w:val="18"/>
        </w:rPr>
        <w:t>7、散布淫秽、色情、赌博、暴力、凶杀、恐怖或者教唆犯罪的</w:t>
      </w:r>
      <w:r>
        <w:rPr>
          <w:rFonts w:hint="eastAsia" w:ascii="宋体" w:hAnsi="宋体"/>
          <w:bCs/>
          <w:color w:val="000000"/>
          <w:sz w:val="18"/>
          <w:szCs w:val="18"/>
        </w:rPr>
        <w:t>；</w:t>
      </w:r>
    </w:p>
    <w:p w14:paraId="7EA51ABC">
      <w:pPr>
        <w:widowControl/>
        <w:spacing w:line="240" w:lineRule="exact"/>
        <w:jc w:val="left"/>
        <w:rPr>
          <w:rFonts w:ascii="宋体" w:hAnsi="宋体"/>
          <w:bCs/>
          <w:color w:val="000000"/>
          <w:sz w:val="18"/>
          <w:szCs w:val="18"/>
        </w:rPr>
      </w:pPr>
      <w:r>
        <w:rPr>
          <w:rFonts w:ascii="宋体" w:hAnsi="宋体"/>
          <w:bCs/>
          <w:color w:val="000000"/>
          <w:sz w:val="18"/>
          <w:szCs w:val="18"/>
        </w:rPr>
        <w:t>8、侮辱或者诽谤他人，侵害他人合法权益的</w:t>
      </w:r>
      <w:r>
        <w:rPr>
          <w:rFonts w:hint="eastAsia" w:ascii="宋体" w:hAnsi="宋体"/>
          <w:bCs/>
          <w:color w:val="000000"/>
          <w:sz w:val="18"/>
          <w:szCs w:val="18"/>
        </w:rPr>
        <w:t>；</w:t>
      </w:r>
    </w:p>
    <w:p w14:paraId="5FC076D3">
      <w:pPr>
        <w:widowControl/>
        <w:spacing w:line="240" w:lineRule="exact"/>
        <w:jc w:val="left"/>
        <w:rPr>
          <w:rFonts w:ascii="宋体" w:hAnsi="宋体"/>
          <w:bCs/>
          <w:color w:val="000000"/>
          <w:sz w:val="18"/>
          <w:szCs w:val="18"/>
        </w:rPr>
      </w:pPr>
      <w:r>
        <w:rPr>
          <w:rFonts w:ascii="宋体" w:hAnsi="宋体"/>
          <w:bCs/>
          <w:color w:val="000000"/>
          <w:sz w:val="18"/>
          <w:szCs w:val="18"/>
        </w:rPr>
        <w:t>9、含有法律法规禁止的其他内容的。</w:t>
      </w:r>
    </w:p>
    <w:p w14:paraId="1B2873A8">
      <w:pPr>
        <w:widowControl/>
        <w:spacing w:line="240" w:lineRule="exact"/>
        <w:jc w:val="left"/>
        <w:rPr>
          <w:rFonts w:ascii="宋体" w:hAnsi="宋体"/>
          <w:bCs/>
          <w:color w:val="000000"/>
          <w:sz w:val="18"/>
          <w:szCs w:val="18"/>
        </w:rPr>
      </w:pPr>
      <w:r>
        <w:rPr>
          <w:rFonts w:hint="eastAsia" w:ascii="宋体" w:hAnsi="宋体"/>
          <w:bCs/>
          <w:color w:val="000000"/>
          <w:sz w:val="18"/>
          <w:szCs w:val="18"/>
        </w:rPr>
        <w:t>“六不许”，即：</w:t>
      </w:r>
    </w:p>
    <w:p w14:paraId="46B430A2">
      <w:pPr>
        <w:widowControl/>
        <w:spacing w:line="240" w:lineRule="exact"/>
        <w:jc w:val="left"/>
        <w:rPr>
          <w:rFonts w:ascii="宋体" w:hAnsi="宋体"/>
          <w:bCs/>
          <w:color w:val="000000"/>
          <w:sz w:val="18"/>
          <w:szCs w:val="18"/>
        </w:rPr>
      </w:pPr>
      <w:r>
        <w:rPr>
          <w:rFonts w:ascii="宋体" w:hAnsi="宋体"/>
          <w:bCs/>
          <w:color w:val="000000"/>
          <w:sz w:val="18"/>
          <w:szCs w:val="18"/>
        </w:rPr>
        <w:t>1、</w:t>
      </w:r>
      <w:r>
        <w:rPr>
          <w:rFonts w:hint="eastAsia" w:ascii="宋体" w:hAnsi="宋体"/>
          <w:bCs/>
          <w:color w:val="000000"/>
          <w:sz w:val="18"/>
          <w:szCs w:val="18"/>
        </w:rPr>
        <w:t>决不允许在群众中散布违背党的理论和路线方针政策的意见；</w:t>
      </w:r>
    </w:p>
    <w:p w14:paraId="3C25EAA7">
      <w:pPr>
        <w:widowControl/>
        <w:spacing w:line="240" w:lineRule="exact"/>
        <w:jc w:val="left"/>
        <w:rPr>
          <w:rFonts w:ascii="宋体" w:hAnsi="宋体"/>
          <w:bCs/>
          <w:color w:val="000000"/>
          <w:sz w:val="18"/>
          <w:szCs w:val="18"/>
        </w:rPr>
      </w:pPr>
      <w:r>
        <w:rPr>
          <w:rFonts w:ascii="宋体" w:hAnsi="宋体"/>
          <w:bCs/>
          <w:color w:val="000000"/>
          <w:sz w:val="18"/>
          <w:szCs w:val="18"/>
        </w:rPr>
        <w:t>2、</w:t>
      </w:r>
      <w:r>
        <w:rPr>
          <w:rFonts w:hint="eastAsia" w:ascii="宋体" w:hAnsi="宋体"/>
          <w:bCs/>
          <w:color w:val="000000"/>
          <w:sz w:val="18"/>
          <w:szCs w:val="18"/>
        </w:rPr>
        <w:t>决不允许公开发表同中央的决定相违背的言论；</w:t>
      </w:r>
    </w:p>
    <w:p w14:paraId="7A92AF49">
      <w:pPr>
        <w:widowControl/>
        <w:spacing w:line="240" w:lineRule="exact"/>
        <w:jc w:val="left"/>
        <w:rPr>
          <w:rFonts w:ascii="宋体" w:hAnsi="宋体"/>
          <w:bCs/>
          <w:color w:val="000000"/>
          <w:sz w:val="18"/>
          <w:szCs w:val="18"/>
        </w:rPr>
      </w:pPr>
      <w:r>
        <w:rPr>
          <w:rFonts w:ascii="宋体" w:hAnsi="宋体"/>
          <w:bCs/>
          <w:color w:val="000000"/>
          <w:sz w:val="18"/>
          <w:szCs w:val="18"/>
        </w:rPr>
        <w:t>3、</w:t>
      </w:r>
      <w:r>
        <w:rPr>
          <w:rFonts w:hint="eastAsia" w:ascii="宋体" w:hAnsi="宋体"/>
          <w:bCs/>
          <w:color w:val="000000"/>
          <w:sz w:val="18"/>
          <w:szCs w:val="18"/>
        </w:rPr>
        <w:t>决不允许对中央的决策部署阳奉阴违；</w:t>
      </w:r>
    </w:p>
    <w:p w14:paraId="588F5698">
      <w:pPr>
        <w:widowControl/>
        <w:spacing w:line="240" w:lineRule="exact"/>
        <w:jc w:val="left"/>
        <w:rPr>
          <w:rFonts w:ascii="宋体" w:hAnsi="宋体"/>
          <w:bCs/>
          <w:color w:val="000000"/>
          <w:sz w:val="18"/>
          <w:szCs w:val="18"/>
        </w:rPr>
      </w:pPr>
      <w:r>
        <w:rPr>
          <w:rFonts w:ascii="宋体" w:hAnsi="宋体"/>
          <w:bCs/>
          <w:color w:val="000000"/>
          <w:sz w:val="18"/>
          <w:szCs w:val="18"/>
        </w:rPr>
        <w:t>4、</w:t>
      </w:r>
      <w:r>
        <w:rPr>
          <w:rFonts w:hint="eastAsia" w:ascii="宋体" w:hAnsi="宋体"/>
          <w:bCs/>
          <w:color w:val="000000"/>
          <w:sz w:val="18"/>
          <w:szCs w:val="18"/>
        </w:rPr>
        <w:t>决不允许编造、传播政治谣言及丑化党和国家形象的言论；</w:t>
      </w:r>
    </w:p>
    <w:p w14:paraId="1C6A5272">
      <w:pPr>
        <w:widowControl/>
        <w:spacing w:line="240" w:lineRule="exact"/>
        <w:jc w:val="left"/>
        <w:rPr>
          <w:rFonts w:ascii="宋体" w:hAnsi="宋体"/>
          <w:bCs/>
          <w:color w:val="000000"/>
          <w:sz w:val="18"/>
          <w:szCs w:val="18"/>
        </w:rPr>
      </w:pPr>
      <w:r>
        <w:rPr>
          <w:rFonts w:ascii="宋体" w:hAnsi="宋体"/>
          <w:bCs/>
          <w:color w:val="000000"/>
          <w:sz w:val="18"/>
          <w:szCs w:val="18"/>
        </w:rPr>
        <w:t>5、</w:t>
      </w:r>
      <w:r>
        <w:rPr>
          <w:rFonts w:hint="eastAsia" w:ascii="宋体" w:hAnsi="宋体"/>
          <w:bCs/>
          <w:color w:val="000000"/>
          <w:sz w:val="18"/>
          <w:szCs w:val="18"/>
        </w:rPr>
        <w:t>决不允许以任何形式泄露党和国家的秘密；</w:t>
      </w:r>
    </w:p>
    <w:p w14:paraId="1A6103AB">
      <w:pPr>
        <w:widowControl/>
        <w:spacing w:line="240" w:lineRule="exact"/>
        <w:jc w:val="left"/>
        <w:rPr>
          <w:rFonts w:ascii="宋体" w:hAnsi="宋体"/>
          <w:bCs/>
          <w:color w:val="000000"/>
          <w:sz w:val="18"/>
          <w:szCs w:val="18"/>
        </w:rPr>
      </w:pPr>
      <w:r>
        <w:rPr>
          <w:rFonts w:ascii="宋体" w:hAnsi="宋体"/>
          <w:bCs/>
          <w:color w:val="000000"/>
          <w:sz w:val="18"/>
          <w:szCs w:val="18"/>
        </w:rPr>
        <w:t>6、</w:t>
      </w:r>
      <w:r>
        <w:rPr>
          <w:rFonts w:hint="eastAsia" w:ascii="宋体" w:hAnsi="宋体"/>
          <w:bCs/>
          <w:color w:val="000000"/>
          <w:sz w:val="18"/>
          <w:szCs w:val="18"/>
        </w:rPr>
        <w:t>决不允许参与各种非法组织和非法活动。</w:t>
      </w:r>
    </w:p>
    <w:p w14:paraId="143A3261">
      <w:pPr>
        <w:widowControl/>
        <w:spacing w:line="240" w:lineRule="exact"/>
        <w:jc w:val="left"/>
        <w:rPr>
          <w:rFonts w:ascii="宋体" w:hAnsi="宋体"/>
          <w:bCs/>
          <w:color w:val="000000"/>
          <w:sz w:val="18"/>
          <w:szCs w:val="18"/>
        </w:rPr>
      </w:pPr>
      <w:r>
        <w:rPr>
          <w:rFonts w:hint="eastAsia" w:ascii="宋体" w:hAnsi="宋体"/>
          <w:bCs/>
          <w:color w:val="000000"/>
          <w:sz w:val="18"/>
          <w:szCs w:val="18"/>
        </w:rPr>
        <w:t>十一、本单位承诺不从事任何危害网络安全、数据安全和侵害个人信息合法权益的活动，包括但不限于：</w:t>
      </w:r>
    </w:p>
    <w:p w14:paraId="2065835F">
      <w:pPr>
        <w:widowControl/>
        <w:spacing w:line="240" w:lineRule="exact"/>
        <w:jc w:val="left"/>
        <w:rPr>
          <w:rFonts w:ascii="宋体" w:hAnsi="宋体"/>
          <w:bCs/>
          <w:color w:val="000000"/>
          <w:sz w:val="18"/>
          <w:szCs w:val="18"/>
        </w:rPr>
      </w:pPr>
      <w:r>
        <w:rPr>
          <w:rFonts w:ascii="宋体" w:hAnsi="宋体"/>
          <w:bCs/>
          <w:color w:val="000000"/>
          <w:sz w:val="18"/>
          <w:szCs w:val="18"/>
        </w:rPr>
        <w:t>1、未经允许进入网络或者使用网络资源的</w:t>
      </w:r>
      <w:r>
        <w:rPr>
          <w:rFonts w:hint="eastAsia" w:ascii="宋体" w:hAnsi="宋体"/>
          <w:bCs/>
          <w:color w:val="000000"/>
          <w:sz w:val="18"/>
          <w:szCs w:val="18"/>
        </w:rPr>
        <w:t>；</w:t>
      </w:r>
    </w:p>
    <w:p w14:paraId="35C79F4F">
      <w:pPr>
        <w:widowControl/>
        <w:spacing w:line="240" w:lineRule="exact"/>
        <w:jc w:val="left"/>
        <w:rPr>
          <w:rFonts w:ascii="宋体" w:hAnsi="宋体"/>
          <w:bCs/>
          <w:color w:val="000000"/>
          <w:sz w:val="18"/>
          <w:szCs w:val="18"/>
        </w:rPr>
      </w:pPr>
      <w:r>
        <w:rPr>
          <w:rFonts w:ascii="宋体" w:hAnsi="宋体"/>
          <w:bCs/>
          <w:color w:val="000000"/>
          <w:sz w:val="18"/>
          <w:szCs w:val="18"/>
        </w:rPr>
        <w:t>2、未经允许对网络功能进行删除、修改或者增加的</w:t>
      </w:r>
      <w:r>
        <w:rPr>
          <w:rFonts w:hint="eastAsia" w:ascii="宋体" w:hAnsi="宋体"/>
          <w:bCs/>
          <w:color w:val="000000"/>
          <w:sz w:val="18"/>
          <w:szCs w:val="18"/>
        </w:rPr>
        <w:t>；</w:t>
      </w:r>
    </w:p>
    <w:p w14:paraId="7214FB3E">
      <w:pPr>
        <w:widowControl/>
        <w:spacing w:line="240" w:lineRule="exact"/>
        <w:jc w:val="left"/>
        <w:rPr>
          <w:rFonts w:ascii="宋体" w:hAnsi="宋体"/>
          <w:bCs/>
          <w:color w:val="000000"/>
          <w:sz w:val="18"/>
          <w:szCs w:val="18"/>
        </w:rPr>
      </w:pPr>
      <w:r>
        <w:rPr>
          <w:rFonts w:ascii="宋体" w:hAnsi="宋体"/>
          <w:bCs/>
          <w:color w:val="000000"/>
          <w:sz w:val="18"/>
          <w:szCs w:val="18"/>
        </w:rPr>
        <w:t>3、未经允许对网络中存储或者传输的数据和应用程序进行删除、修改或者增加的</w:t>
      </w:r>
      <w:r>
        <w:rPr>
          <w:rFonts w:hint="eastAsia" w:ascii="宋体" w:hAnsi="宋体"/>
          <w:bCs/>
          <w:color w:val="000000"/>
          <w:sz w:val="18"/>
          <w:szCs w:val="18"/>
        </w:rPr>
        <w:t>；</w:t>
      </w:r>
    </w:p>
    <w:p w14:paraId="71FA19CB">
      <w:pPr>
        <w:widowControl/>
        <w:spacing w:line="240" w:lineRule="exact"/>
        <w:jc w:val="left"/>
        <w:rPr>
          <w:rFonts w:hint="eastAsia" w:ascii="宋体" w:hAnsi="宋体"/>
          <w:bCs/>
          <w:color w:val="000000"/>
          <w:sz w:val="18"/>
          <w:szCs w:val="18"/>
        </w:rPr>
      </w:pPr>
      <w:r>
        <w:rPr>
          <w:rFonts w:ascii="宋体" w:hAnsi="宋体"/>
          <w:bCs/>
          <w:color w:val="000000"/>
          <w:sz w:val="18"/>
          <w:szCs w:val="18"/>
        </w:rPr>
        <w:t>4、故意制作、传播</w:t>
      </w:r>
      <w:r>
        <w:rPr>
          <w:rFonts w:hint="eastAsia" w:ascii="宋体" w:hAnsi="宋体"/>
          <w:bCs/>
          <w:color w:val="000000"/>
          <w:sz w:val="18"/>
          <w:szCs w:val="18"/>
        </w:rPr>
        <w:t>网络</w:t>
      </w:r>
      <w:r>
        <w:rPr>
          <w:rFonts w:ascii="宋体" w:hAnsi="宋体"/>
          <w:bCs/>
          <w:color w:val="000000"/>
          <w:sz w:val="18"/>
          <w:szCs w:val="18"/>
        </w:rPr>
        <w:t>病毒等破坏性程序的</w:t>
      </w:r>
      <w:r>
        <w:rPr>
          <w:rFonts w:hint="eastAsia" w:ascii="宋体" w:hAnsi="宋体"/>
          <w:bCs/>
          <w:color w:val="000000"/>
          <w:sz w:val="18"/>
          <w:szCs w:val="18"/>
        </w:rPr>
        <w:t>；</w:t>
      </w:r>
    </w:p>
    <w:p w14:paraId="733DF54E">
      <w:pPr>
        <w:widowControl/>
        <w:spacing w:line="240" w:lineRule="exact"/>
        <w:jc w:val="left"/>
        <w:rPr>
          <w:rFonts w:hint="eastAsia" w:ascii="宋体" w:hAnsi="宋体"/>
          <w:bCs/>
          <w:color w:val="000000"/>
          <w:sz w:val="18"/>
          <w:szCs w:val="18"/>
        </w:rPr>
      </w:pPr>
    </w:p>
    <w:p w14:paraId="0323B998">
      <w:pPr>
        <w:widowControl/>
        <w:spacing w:line="240" w:lineRule="exact"/>
        <w:jc w:val="left"/>
        <w:rPr>
          <w:rFonts w:ascii="宋体" w:hAnsi="宋体"/>
          <w:bCs/>
          <w:color w:val="000000"/>
          <w:sz w:val="18"/>
          <w:szCs w:val="18"/>
        </w:rPr>
      </w:pPr>
      <w:r>
        <w:rPr>
          <w:rFonts w:ascii="宋体" w:hAnsi="宋体"/>
          <w:bCs/>
          <w:color w:val="000000"/>
          <w:sz w:val="18"/>
          <w:szCs w:val="18"/>
        </w:rPr>
        <w:t>5、</w:t>
      </w:r>
      <w:r>
        <w:rPr>
          <w:rFonts w:hint="eastAsia" w:ascii="宋体" w:hAnsi="宋体"/>
          <w:bCs/>
          <w:color w:val="000000"/>
          <w:sz w:val="18"/>
          <w:szCs w:val="18"/>
        </w:rPr>
        <w:t>非法收集、使用、加工、传输或以其他方式处理个人信息；</w:t>
      </w:r>
    </w:p>
    <w:p w14:paraId="142483E9">
      <w:pPr>
        <w:widowControl/>
        <w:spacing w:line="240" w:lineRule="exact"/>
        <w:jc w:val="left"/>
        <w:rPr>
          <w:rFonts w:ascii="宋体" w:hAnsi="宋体"/>
          <w:bCs/>
          <w:color w:val="000000"/>
          <w:sz w:val="18"/>
          <w:szCs w:val="18"/>
        </w:rPr>
      </w:pPr>
      <w:r>
        <w:rPr>
          <w:rFonts w:ascii="宋体" w:hAnsi="宋体"/>
          <w:bCs/>
          <w:color w:val="000000"/>
          <w:sz w:val="18"/>
          <w:szCs w:val="18"/>
        </w:rPr>
        <w:t>6</w:t>
      </w:r>
      <w:r>
        <w:rPr>
          <w:rFonts w:hint="eastAsia" w:ascii="宋体" w:hAnsi="宋体"/>
          <w:bCs/>
          <w:color w:val="000000"/>
          <w:sz w:val="18"/>
          <w:szCs w:val="18"/>
        </w:rPr>
        <w:t>、非法买卖、提供或者公开个人信息；</w:t>
      </w:r>
    </w:p>
    <w:p w14:paraId="619A1419">
      <w:pPr>
        <w:widowControl/>
        <w:spacing w:line="240" w:lineRule="exact"/>
        <w:jc w:val="left"/>
        <w:rPr>
          <w:rFonts w:ascii="宋体" w:hAnsi="宋体"/>
          <w:bCs/>
          <w:color w:val="000000"/>
          <w:sz w:val="18"/>
          <w:szCs w:val="18"/>
        </w:rPr>
      </w:pPr>
      <w:r>
        <w:rPr>
          <w:rFonts w:ascii="宋体" w:hAnsi="宋体"/>
          <w:bCs/>
          <w:color w:val="000000"/>
          <w:sz w:val="18"/>
          <w:szCs w:val="18"/>
        </w:rPr>
        <w:t>7</w:t>
      </w:r>
      <w:r>
        <w:rPr>
          <w:rFonts w:hint="eastAsia" w:ascii="宋体" w:hAnsi="宋体"/>
          <w:bCs/>
          <w:color w:val="000000"/>
          <w:sz w:val="18"/>
          <w:szCs w:val="18"/>
        </w:rPr>
        <w:t>、从事危害国家安全、公共利益的个人信息和数据处理活动；</w:t>
      </w:r>
    </w:p>
    <w:p w14:paraId="77F11309">
      <w:pPr>
        <w:widowControl/>
        <w:spacing w:line="240" w:lineRule="exact"/>
        <w:jc w:val="left"/>
        <w:rPr>
          <w:rFonts w:ascii="宋体" w:hAnsi="宋体"/>
          <w:bCs/>
          <w:color w:val="000000"/>
          <w:sz w:val="18"/>
          <w:szCs w:val="18"/>
        </w:rPr>
      </w:pPr>
      <w:r>
        <w:rPr>
          <w:rFonts w:ascii="宋体" w:hAnsi="宋体"/>
          <w:bCs/>
          <w:color w:val="000000"/>
          <w:sz w:val="18"/>
          <w:szCs w:val="18"/>
        </w:rPr>
        <w:t>8、其他危害网络安全的。</w:t>
      </w:r>
    </w:p>
    <w:p w14:paraId="7864F682">
      <w:pPr>
        <w:widowControl/>
        <w:spacing w:line="240" w:lineRule="exact"/>
        <w:jc w:val="left"/>
        <w:rPr>
          <w:rFonts w:ascii="宋体" w:hAnsi="宋体"/>
          <w:bCs/>
          <w:color w:val="000000"/>
          <w:sz w:val="18"/>
          <w:szCs w:val="18"/>
        </w:rPr>
      </w:pPr>
      <w:r>
        <w:rPr>
          <w:rFonts w:hint="eastAsia" w:ascii="宋体" w:hAnsi="宋体"/>
          <w:bCs/>
          <w:color w:val="000000"/>
          <w:sz w:val="18"/>
          <w:szCs w:val="18"/>
        </w:rPr>
        <w:t>十二、本单位使用语音接入类业务的（包括但不限于语音专线、短号码接入、</w:t>
      </w:r>
      <w:r>
        <w:rPr>
          <w:rFonts w:ascii="宋体" w:hAnsi="宋体"/>
          <w:bCs/>
          <w:color w:val="000000"/>
          <w:sz w:val="18"/>
          <w:szCs w:val="18"/>
        </w:rPr>
        <w:t>400</w:t>
      </w:r>
      <w:r>
        <w:rPr>
          <w:rFonts w:hint="eastAsia" w:ascii="宋体" w:hAnsi="宋体"/>
          <w:bCs/>
          <w:color w:val="000000"/>
          <w:sz w:val="18"/>
          <w:szCs w:val="18"/>
        </w:rPr>
        <w:t>号码接入等），承诺遵守以下规定：</w:t>
      </w:r>
    </w:p>
    <w:p w14:paraId="78C0C3CA">
      <w:pPr>
        <w:widowControl/>
        <w:spacing w:line="240" w:lineRule="exact"/>
        <w:jc w:val="left"/>
        <w:rPr>
          <w:rFonts w:ascii="宋体" w:hAnsi="宋体"/>
          <w:bCs/>
          <w:color w:val="000000"/>
          <w:sz w:val="18"/>
          <w:szCs w:val="18"/>
        </w:rPr>
      </w:pPr>
      <w:r>
        <w:rPr>
          <w:rFonts w:hint="eastAsia" w:ascii="宋体" w:hAnsi="宋体"/>
          <w:bCs/>
          <w:color w:val="000000"/>
          <w:sz w:val="18"/>
          <w:szCs w:val="18"/>
        </w:rPr>
        <w:t>（一）使用业务的时段为</w:t>
      </w:r>
      <w:r>
        <w:rPr>
          <w:rFonts w:ascii="宋体" w:hAnsi="宋体"/>
          <w:bCs/>
          <w:color w:val="000000"/>
          <w:sz w:val="18"/>
          <w:szCs w:val="18"/>
        </w:rPr>
        <w:t>[  ]，使用的频次为[  ]，业务外呼呼转功能默认为关闭。</w:t>
      </w:r>
    </w:p>
    <w:p w14:paraId="1B6012DE">
      <w:pPr>
        <w:widowControl/>
        <w:spacing w:line="240" w:lineRule="exact"/>
        <w:jc w:val="left"/>
        <w:rPr>
          <w:rFonts w:ascii="宋体" w:hAnsi="宋体"/>
          <w:bCs/>
          <w:color w:val="000000"/>
          <w:sz w:val="18"/>
          <w:szCs w:val="18"/>
        </w:rPr>
      </w:pPr>
      <w:r>
        <w:rPr>
          <w:rFonts w:hint="eastAsia" w:ascii="宋体" w:hAnsi="宋体"/>
          <w:bCs/>
          <w:color w:val="000000"/>
          <w:sz w:val="18"/>
          <w:szCs w:val="18"/>
        </w:rPr>
        <w:t>（二）遵守实名制要求，不以个人名义申请、使用业务，真实落地目的码为本单位实名办理或合规使用的电话号码。</w:t>
      </w:r>
    </w:p>
    <w:p w14:paraId="40E85B4E">
      <w:pPr>
        <w:widowControl/>
        <w:spacing w:line="240" w:lineRule="exact"/>
        <w:jc w:val="left"/>
        <w:rPr>
          <w:rFonts w:ascii="宋体" w:hAnsi="宋体"/>
          <w:bCs/>
          <w:color w:val="000000"/>
          <w:sz w:val="18"/>
          <w:szCs w:val="18"/>
        </w:rPr>
      </w:pPr>
      <w:r>
        <w:rPr>
          <w:rFonts w:hint="eastAsia" w:ascii="宋体" w:hAnsi="宋体"/>
          <w:bCs/>
          <w:color w:val="000000"/>
          <w:sz w:val="18"/>
          <w:szCs w:val="18"/>
        </w:rPr>
        <w:t>（三）不转租、转售业务，否则，贵公司有权在不通知本单位的情况下立即终止合同。</w:t>
      </w:r>
    </w:p>
    <w:p w14:paraId="5EF274B1">
      <w:pPr>
        <w:widowControl/>
        <w:spacing w:line="240" w:lineRule="exact"/>
        <w:jc w:val="left"/>
        <w:rPr>
          <w:rFonts w:ascii="宋体" w:hAnsi="宋体"/>
          <w:bCs/>
          <w:color w:val="000000"/>
          <w:sz w:val="18"/>
          <w:szCs w:val="18"/>
        </w:rPr>
      </w:pPr>
      <w:r>
        <w:rPr>
          <w:rFonts w:hint="eastAsia" w:ascii="宋体" w:hAnsi="宋体"/>
          <w:bCs/>
          <w:color w:val="000000"/>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bCs/>
          <w:color w:val="000000"/>
          <w:sz w:val="18"/>
          <w:szCs w:val="18"/>
        </w:rPr>
        <w:t>VoIP、改号电话、网络电话（PC软件/APP等）提供语音落地，不采取自动语音群呼方式进行外呼。如违反上述承诺，贵公司有权在不通知本单位的情况下立即单方终止合同，所造成的一切后果由本单位承担。</w:t>
      </w:r>
    </w:p>
    <w:p w14:paraId="6EB13EDB">
      <w:pPr>
        <w:widowControl/>
        <w:spacing w:line="240" w:lineRule="exact"/>
        <w:jc w:val="left"/>
        <w:rPr>
          <w:rFonts w:ascii="宋体" w:hAnsi="宋体"/>
          <w:bCs/>
          <w:color w:val="000000"/>
          <w:sz w:val="18"/>
          <w:szCs w:val="18"/>
        </w:rPr>
      </w:pPr>
      <w:r>
        <w:rPr>
          <w:rFonts w:hint="eastAsia" w:ascii="宋体" w:hAnsi="宋体"/>
          <w:bCs/>
          <w:color w:val="000000"/>
          <w:sz w:val="18"/>
          <w:szCs w:val="18"/>
        </w:rPr>
        <w:t>（五）不通过任何技术手段将号码转接到其他地区使用，不通过</w:t>
      </w:r>
      <w:r>
        <w:rPr>
          <w:rFonts w:ascii="宋体" w:hAnsi="宋体"/>
          <w:bCs/>
          <w:color w:val="000000"/>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34F9A335">
      <w:pPr>
        <w:widowControl/>
        <w:spacing w:line="240" w:lineRule="exact"/>
        <w:jc w:val="left"/>
        <w:rPr>
          <w:rFonts w:ascii="宋体" w:hAnsi="宋体"/>
          <w:bCs/>
          <w:color w:val="000000"/>
          <w:sz w:val="18"/>
          <w:szCs w:val="18"/>
        </w:rPr>
      </w:pPr>
      <w:r>
        <w:rPr>
          <w:rFonts w:ascii="宋体" w:hAnsi="宋体"/>
          <w:bCs/>
          <w:color w:val="000000"/>
          <w:sz w:val="18"/>
          <w:szCs w:val="18"/>
        </w:rPr>
        <w:t>1</w:t>
      </w:r>
      <w:r>
        <w:rPr>
          <w:rFonts w:hint="eastAsia" w:ascii="宋体" w:hAnsi="宋体"/>
          <w:bCs/>
          <w:color w:val="000000"/>
          <w:sz w:val="18"/>
          <w:szCs w:val="18"/>
        </w:rPr>
        <w:t>、政府主管部门认定号码涉嫌诈骗或其他刑事案件的；</w:t>
      </w:r>
    </w:p>
    <w:p w14:paraId="1FA4051D">
      <w:pPr>
        <w:widowControl/>
        <w:spacing w:line="240" w:lineRule="exact"/>
        <w:jc w:val="left"/>
        <w:rPr>
          <w:rFonts w:ascii="宋体" w:hAnsi="宋体"/>
          <w:bCs/>
          <w:color w:val="000000"/>
          <w:sz w:val="18"/>
          <w:szCs w:val="18"/>
        </w:rPr>
      </w:pPr>
      <w:r>
        <w:rPr>
          <w:rFonts w:ascii="宋体" w:hAnsi="宋体"/>
          <w:bCs/>
          <w:color w:val="000000"/>
          <w:sz w:val="18"/>
          <w:szCs w:val="18"/>
        </w:rPr>
        <w:t>2</w:t>
      </w:r>
      <w:r>
        <w:rPr>
          <w:rFonts w:hint="eastAsia" w:ascii="宋体" w:hAnsi="宋体"/>
          <w:bCs/>
          <w:color w:val="000000"/>
          <w:sz w:val="18"/>
          <w:szCs w:val="18"/>
        </w:rPr>
        <w:t>、“</w:t>
      </w:r>
      <w:r>
        <w:rPr>
          <w:rFonts w:ascii="宋体" w:hAnsi="宋体"/>
          <w:bCs/>
          <w:color w:val="000000"/>
          <w:sz w:val="18"/>
          <w:szCs w:val="18"/>
        </w:rPr>
        <w:t>12321网络不良与垃圾信息举报受理中心”接到的用户投诉、举报涉及本单位所使用号码的；</w:t>
      </w:r>
    </w:p>
    <w:p w14:paraId="24530DA5">
      <w:pPr>
        <w:widowControl/>
        <w:spacing w:line="240" w:lineRule="exact"/>
        <w:jc w:val="left"/>
        <w:rPr>
          <w:rFonts w:ascii="宋体" w:hAnsi="宋体"/>
          <w:bCs/>
          <w:color w:val="000000"/>
          <w:sz w:val="18"/>
          <w:szCs w:val="18"/>
        </w:rPr>
      </w:pPr>
      <w:r>
        <w:rPr>
          <w:rFonts w:ascii="宋体" w:hAnsi="宋体"/>
          <w:bCs/>
          <w:color w:val="000000"/>
          <w:sz w:val="18"/>
          <w:szCs w:val="18"/>
        </w:rPr>
        <w:t>3</w:t>
      </w:r>
      <w:r>
        <w:rPr>
          <w:rFonts w:hint="eastAsia" w:ascii="宋体" w:hAnsi="宋体"/>
          <w:bCs/>
          <w:color w:val="000000"/>
          <w:sz w:val="18"/>
          <w:szCs w:val="18"/>
        </w:rPr>
        <w:t>、贵公司或通信主管部门电话拨测、网络信令监测过程中发现本单位所使用号码出现异常外呼情况的。</w:t>
      </w:r>
    </w:p>
    <w:p w14:paraId="0DEC2A13">
      <w:pPr>
        <w:widowControl/>
        <w:spacing w:line="240" w:lineRule="exact"/>
        <w:jc w:val="left"/>
        <w:rPr>
          <w:rFonts w:ascii="宋体" w:hAnsi="宋体"/>
          <w:bCs/>
          <w:color w:val="000000"/>
          <w:sz w:val="18"/>
          <w:szCs w:val="18"/>
        </w:rPr>
      </w:pPr>
      <w:r>
        <w:rPr>
          <w:rFonts w:hint="eastAsia" w:ascii="宋体" w:hAnsi="宋体"/>
          <w:bCs/>
          <w:color w:val="000000"/>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4BE9D910">
      <w:pPr>
        <w:widowControl/>
        <w:spacing w:line="240" w:lineRule="exact"/>
        <w:jc w:val="left"/>
        <w:rPr>
          <w:rFonts w:ascii="宋体" w:hAnsi="宋体"/>
          <w:bCs/>
          <w:color w:val="000000"/>
          <w:sz w:val="18"/>
          <w:szCs w:val="18"/>
        </w:rPr>
      </w:pPr>
      <w:r>
        <w:rPr>
          <w:rFonts w:hint="eastAsia" w:ascii="宋体" w:hAnsi="宋体"/>
          <w:bCs/>
          <w:color w:val="000000"/>
          <w:sz w:val="18"/>
          <w:szCs w:val="18"/>
        </w:rPr>
        <w:t>十三、本单位使用无线互联网、短信网关或短信类业务的，承诺遵守以下规定：</w:t>
      </w:r>
    </w:p>
    <w:p w14:paraId="23504394">
      <w:pPr>
        <w:widowControl/>
        <w:spacing w:line="240" w:lineRule="exact"/>
        <w:jc w:val="left"/>
        <w:rPr>
          <w:rFonts w:ascii="宋体" w:hAnsi="宋体"/>
          <w:bCs/>
          <w:color w:val="000000"/>
          <w:sz w:val="18"/>
          <w:szCs w:val="18"/>
        </w:rPr>
      </w:pPr>
      <w:r>
        <w:rPr>
          <w:rFonts w:hint="eastAsia" w:ascii="宋体" w:hAnsi="宋体"/>
          <w:bCs/>
          <w:color w:val="000000"/>
          <w:sz w:val="18"/>
          <w:szCs w:val="18"/>
        </w:rPr>
        <w:t>（一）不通过业务制作、复制、查阅和传播悖于社会公德、损害青少年身心健康的网络低俗内容，包括但不限于：</w:t>
      </w:r>
    </w:p>
    <w:p w14:paraId="270BB3F6">
      <w:pPr>
        <w:widowControl/>
        <w:spacing w:line="240" w:lineRule="exact"/>
        <w:jc w:val="left"/>
        <w:rPr>
          <w:rFonts w:ascii="宋体" w:hAnsi="宋体"/>
          <w:bCs/>
          <w:color w:val="000000"/>
          <w:sz w:val="18"/>
          <w:szCs w:val="18"/>
        </w:rPr>
      </w:pPr>
      <w:r>
        <w:rPr>
          <w:rFonts w:ascii="宋体" w:hAnsi="宋体"/>
          <w:bCs/>
          <w:color w:val="000000"/>
          <w:sz w:val="18"/>
          <w:szCs w:val="18"/>
        </w:rPr>
        <w:t>1、表现或隐晦表现性行为、令人产生性联想、具有挑逗性或者污辱性的内容；</w:t>
      </w:r>
    </w:p>
    <w:p w14:paraId="60C6865B">
      <w:pPr>
        <w:widowControl/>
        <w:spacing w:line="240" w:lineRule="exact"/>
        <w:jc w:val="left"/>
        <w:rPr>
          <w:rFonts w:ascii="宋体" w:hAnsi="宋体"/>
          <w:bCs/>
          <w:color w:val="000000"/>
          <w:sz w:val="18"/>
          <w:szCs w:val="18"/>
        </w:rPr>
      </w:pPr>
      <w:r>
        <w:rPr>
          <w:rFonts w:ascii="宋体" w:hAnsi="宋体"/>
          <w:bCs/>
          <w:color w:val="000000"/>
          <w:sz w:val="18"/>
          <w:szCs w:val="18"/>
        </w:rPr>
        <w:t>2</w:t>
      </w:r>
      <w:r>
        <w:rPr>
          <w:rFonts w:hint="eastAsia" w:ascii="宋体" w:hAnsi="宋体"/>
          <w:bCs/>
          <w:color w:val="000000"/>
          <w:sz w:val="18"/>
          <w:szCs w:val="18"/>
        </w:rPr>
        <w:t>、对人体性部位的直接暴露和描写；</w:t>
      </w:r>
    </w:p>
    <w:p w14:paraId="177D8BA8">
      <w:pPr>
        <w:widowControl/>
        <w:spacing w:line="240" w:lineRule="exact"/>
        <w:jc w:val="left"/>
        <w:rPr>
          <w:rFonts w:ascii="宋体" w:hAnsi="宋体"/>
          <w:bCs/>
          <w:color w:val="000000"/>
          <w:sz w:val="18"/>
          <w:szCs w:val="18"/>
        </w:rPr>
      </w:pPr>
      <w:r>
        <w:rPr>
          <w:rFonts w:ascii="宋体" w:hAnsi="宋体"/>
          <w:bCs/>
          <w:color w:val="000000"/>
          <w:sz w:val="18"/>
          <w:szCs w:val="18"/>
        </w:rPr>
        <w:t>3</w:t>
      </w:r>
      <w:r>
        <w:rPr>
          <w:rFonts w:hint="eastAsia" w:ascii="宋体" w:hAnsi="宋体"/>
          <w:bCs/>
          <w:color w:val="000000"/>
          <w:sz w:val="18"/>
          <w:szCs w:val="18"/>
        </w:rPr>
        <w:t>、对性行为、性过程、性方式的描述或者带有性暗示、性挑逗的语言；</w:t>
      </w:r>
    </w:p>
    <w:p w14:paraId="41CAFDB7">
      <w:pPr>
        <w:widowControl/>
        <w:spacing w:line="240" w:lineRule="exact"/>
        <w:jc w:val="left"/>
        <w:rPr>
          <w:rFonts w:ascii="宋体" w:hAnsi="宋体"/>
          <w:bCs/>
          <w:color w:val="000000"/>
          <w:sz w:val="18"/>
          <w:szCs w:val="18"/>
        </w:rPr>
      </w:pPr>
      <w:r>
        <w:rPr>
          <w:rFonts w:ascii="宋体" w:hAnsi="宋体"/>
          <w:bCs/>
          <w:color w:val="000000"/>
          <w:sz w:val="18"/>
          <w:szCs w:val="18"/>
        </w:rPr>
        <w:t>4</w:t>
      </w:r>
      <w:r>
        <w:rPr>
          <w:rFonts w:hint="eastAsia" w:ascii="宋体" w:hAnsi="宋体"/>
          <w:bCs/>
          <w:color w:val="000000"/>
          <w:sz w:val="18"/>
          <w:szCs w:val="18"/>
        </w:rPr>
        <w:t>、对性部位描述、暴露，或者只用很小遮盖物的内容；</w:t>
      </w:r>
    </w:p>
    <w:p w14:paraId="795169BC">
      <w:pPr>
        <w:widowControl/>
        <w:spacing w:line="240" w:lineRule="exact"/>
        <w:jc w:val="left"/>
        <w:rPr>
          <w:rFonts w:ascii="宋体" w:hAnsi="宋体"/>
          <w:bCs/>
          <w:color w:val="000000"/>
          <w:sz w:val="18"/>
          <w:szCs w:val="18"/>
        </w:rPr>
      </w:pPr>
      <w:r>
        <w:rPr>
          <w:rFonts w:ascii="宋体" w:hAnsi="宋体"/>
          <w:bCs/>
          <w:color w:val="000000"/>
          <w:sz w:val="18"/>
          <w:szCs w:val="18"/>
        </w:rPr>
        <w:t>5</w:t>
      </w:r>
      <w:r>
        <w:rPr>
          <w:rFonts w:hint="eastAsia" w:ascii="宋体" w:hAnsi="宋体"/>
          <w:bCs/>
          <w:color w:val="000000"/>
          <w:sz w:val="18"/>
          <w:szCs w:val="18"/>
        </w:rPr>
        <w:t>、全身或者隐私部位未着衣物，仅用肢体掩盖隐私部位的内容；</w:t>
      </w:r>
    </w:p>
    <w:p w14:paraId="6A28BC84">
      <w:pPr>
        <w:widowControl/>
        <w:spacing w:line="240" w:lineRule="exact"/>
        <w:jc w:val="left"/>
        <w:rPr>
          <w:rFonts w:ascii="宋体" w:hAnsi="宋体"/>
          <w:bCs/>
          <w:color w:val="000000"/>
          <w:sz w:val="18"/>
          <w:szCs w:val="18"/>
        </w:rPr>
      </w:pPr>
      <w:r>
        <w:rPr>
          <w:rFonts w:ascii="宋体" w:hAnsi="宋体"/>
          <w:bCs/>
          <w:color w:val="000000"/>
          <w:sz w:val="18"/>
          <w:szCs w:val="18"/>
        </w:rPr>
        <w:t>6</w:t>
      </w:r>
      <w:r>
        <w:rPr>
          <w:rFonts w:hint="eastAsia" w:ascii="宋体" w:hAnsi="宋体"/>
          <w:bCs/>
          <w:color w:val="000000"/>
          <w:sz w:val="18"/>
          <w:szCs w:val="18"/>
        </w:rPr>
        <w:t>、带有侵犯个人隐私性质的走光、偷拍、漏点等内容；</w:t>
      </w:r>
    </w:p>
    <w:p w14:paraId="184ED305">
      <w:pPr>
        <w:widowControl/>
        <w:spacing w:line="240" w:lineRule="exact"/>
        <w:jc w:val="left"/>
        <w:rPr>
          <w:rFonts w:ascii="宋体" w:hAnsi="宋体"/>
          <w:bCs/>
          <w:color w:val="000000"/>
          <w:sz w:val="18"/>
          <w:szCs w:val="18"/>
        </w:rPr>
      </w:pPr>
      <w:r>
        <w:rPr>
          <w:rFonts w:ascii="宋体" w:hAnsi="宋体"/>
          <w:bCs/>
          <w:color w:val="000000"/>
          <w:sz w:val="18"/>
          <w:szCs w:val="18"/>
        </w:rPr>
        <w:t>7</w:t>
      </w:r>
      <w:r>
        <w:rPr>
          <w:rFonts w:hint="eastAsia" w:ascii="宋体" w:hAnsi="宋体"/>
          <w:bCs/>
          <w:color w:val="000000"/>
          <w:sz w:val="18"/>
          <w:szCs w:val="18"/>
        </w:rPr>
        <w:t>、以挑逗性标题吸引点击的；</w:t>
      </w:r>
    </w:p>
    <w:p w14:paraId="44BBF1D6">
      <w:pPr>
        <w:widowControl/>
        <w:spacing w:line="240" w:lineRule="exact"/>
        <w:jc w:val="left"/>
        <w:rPr>
          <w:rFonts w:ascii="宋体" w:hAnsi="宋体"/>
          <w:bCs/>
          <w:color w:val="000000"/>
          <w:sz w:val="18"/>
          <w:szCs w:val="18"/>
        </w:rPr>
      </w:pPr>
      <w:r>
        <w:rPr>
          <w:rFonts w:ascii="宋体" w:hAnsi="宋体"/>
          <w:bCs/>
          <w:color w:val="000000"/>
          <w:sz w:val="18"/>
          <w:szCs w:val="18"/>
        </w:rPr>
        <w:t>8</w:t>
      </w:r>
      <w:r>
        <w:rPr>
          <w:rFonts w:hint="eastAsia" w:ascii="宋体" w:hAnsi="宋体"/>
          <w:bCs/>
          <w:color w:val="000000"/>
          <w:sz w:val="18"/>
          <w:szCs w:val="18"/>
        </w:rPr>
        <w:t>、相关部门禁止传播的色情、低俗小说，音视频内容，包括一些电影的删节片断；</w:t>
      </w:r>
    </w:p>
    <w:p w14:paraId="573B2B45">
      <w:pPr>
        <w:widowControl/>
        <w:spacing w:line="240" w:lineRule="exact"/>
        <w:jc w:val="left"/>
        <w:rPr>
          <w:rFonts w:ascii="宋体" w:hAnsi="宋体"/>
          <w:bCs/>
          <w:color w:val="000000"/>
          <w:sz w:val="18"/>
          <w:szCs w:val="18"/>
        </w:rPr>
      </w:pPr>
      <w:r>
        <w:rPr>
          <w:rFonts w:ascii="宋体" w:hAnsi="宋体"/>
          <w:bCs/>
          <w:color w:val="000000"/>
          <w:sz w:val="18"/>
          <w:szCs w:val="18"/>
        </w:rPr>
        <w:t>9</w:t>
      </w:r>
      <w:r>
        <w:rPr>
          <w:rFonts w:hint="eastAsia" w:ascii="宋体" w:hAnsi="宋体"/>
          <w:bCs/>
          <w:color w:val="000000"/>
          <w:sz w:val="18"/>
          <w:szCs w:val="18"/>
        </w:rPr>
        <w:t>、一夜情、换妻、</w:t>
      </w:r>
      <w:r>
        <w:rPr>
          <w:rFonts w:ascii="宋体" w:hAnsi="宋体"/>
          <w:bCs/>
          <w:color w:val="000000"/>
          <w:sz w:val="18"/>
          <w:szCs w:val="18"/>
        </w:rPr>
        <w:t>SM等不正当交友信息；</w:t>
      </w:r>
    </w:p>
    <w:p w14:paraId="3FCD0567">
      <w:pPr>
        <w:widowControl/>
        <w:spacing w:line="240" w:lineRule="exact"/>
        <w:jc w:val="left"/>
        <w:rPr>
          <w:rFonts w:ascii="宋体" w:hAnsi="宋体"/>
          <w:bCs/>
          <w:color w:val="000000"/>
          <w:sz w:val="18"/>
          <w:szCs w:val="18"/>
        </w:rPr>
      </w:pPr>
      <w:r>
        <w:rPr>
          <w:rFonts w:ascii="宋体" w:hAnsi="宋体"/>
          <w:bCs/>
          <w:color w:val="000000"/>
          <w:sz w:val="18"/>
          <w:szCs w:val="18"/>
        </w:rPr>
        <w:t>10</w:t>
      </w:r>
      <w:r>
        <w:rPr>
          <w:rFonts w:hint="eastAsia" w:ascii="宋体" w:hAnsi="宋体"/>
          <w:bCs/>
          <w:color w:val="000000"/>
          <w:sz w:val="18"/>
          <w:szCs w:val="18"/>
        </w:rPr>
        <w:t>、情色动漫；</w:t>
      </w:r>
    </w:p>
    <w:p w14:paraId="552F2D05">
      <w:pPr>
        <w:widowControl/>
        <w:spacing w:line="240" w:lineRule="exact"/>
        <w:jc w:val="left"/>
        <w:rPr>
          <w:rFonts w:ascii="宋体" w:hAnsi="宋体"/>
          <w:bCs/>
          <w:color w:val="000000"/>
          <w:sz w:val="18"/>
          <w:szCs w:val="18"/>
        </w:rPr>
      </w:pPr>
      <w:r>
        <w:rPr>
          <w:rFonts w:ascii="宋体" w:hAnsi="宋体"/>
          <w:bCs/>
          <w:color w:val="000000"/>
          <w:sz w:val="18"/>
          <w:szCs w:val="18"/>
        </w:rPr>
        <w:t>11</w:t>
      </w:r>
      <w:r>
        <w:rPr>
          <w:rFonts w:hint="eastAsia" w:ascii="宋体" w:hAnsi="宋体"/>
          <w:bCs/>
          <w:color w:val="000000"/>
          <w:sz w:val="18"/>
          <w:szCs w:val="18"/>
        </w:rPr>
        <w:t>、宣扬血腥暴力、恶意谩骂、侮辱他人等内容；</w:t>
      </w:r>
    </w:p>
    <w:p w14:paraId="45A29A5E">
      <w:pPr>
        <w:widowControl/>
        <w:spacing w:line="240" w:lineRule="exact"/>
        <w:jc w:val="left"/>
        <w:rPr>
          <w:rFonts w:ascii="宋体" w:hAnsi="宋体"/>
          <w:bCs/>
          <w:color w:val="000000"/>
          <w:sz w:val="18"/>
          <w:szCs w:val="18"/>
        </w:rPr>
      </w:pPr>
      <w:r>
        <w:rPr>
          <w:rFonts w:ascii="宋体" w:hAnsi="宋体"/>
          <w:bCs/>
          <w:color w:val="000000"/>
          <w:sz w:val="18"/>
          <w:szCs w:val="18"/>
        </w:rPr>
        <w:t>12</w:t>
      </w:r>
      <w:r>
        <w:rPr>
          <w:rFonts w:hint="eastAsia" w:ascii="宋体" w:hAnsi="宋体"/>
          <w:bCs/>
          <w:color w:val="000000"/>
          <w:sz w:val="18"/>
          <w:szCs w:val="18"/>
        </w:rPr>
        <w:t>、非法的性用品广告和性病治疗广告；</w:t>
      </w:r>
    </w:p>
    <w:p w14:paraId="56FBF5B6">
      <w:pPr>
        <w:widowControl/>
        <w:spacing w:line="240" w:lineRule="exact"/>
        <w:jc w:val="left"/>
        <w:rPr>
          <w:rFonts w:ascii="宋体" w:hAnsi="宋体"/>
          <w:bCs/>
          <w:color w:val="000000"/>
          <w:sz w:val="18"/>
          <w:szCs w:val="18"/>
        </w:rPr>
      </w:pPr>
      <w:r>
        <w:rPr>
          <w:rFonts w:ascii="宋体" w:hAnsi="宋体"/>
          <w:bCs/>
          <w:color w:val="000000"/>
          <w:sz w:val="18"/>
          <w:szCs w:val="18"/>
        </w:rPr>
        <w:t>13</w:t>
      </w:r>
      <w:r>
        <w:rPr>
          <w:rFonts w:hint="eastAsia" w:ascii="宋体" w:hAnsi="宋体"/>
          <w:bCs/>
          <w:color w:val="000000"/>
          <w:sz w:val="18"/>
          <w:szCs w:val="18"/>
        </w:rPr>
        <w:t>、未经他人允许或利用“人肉搜索”恶意传播他人隐私信息。</w:t>
      </w:r>
    </w:p>
    <w:p w14:paraId="68A80789">
      <w:pPr>
        <w:widowControl/>
        <w:spacing w:line="240" w:lineRule="exact"/>
        <w:jc w:val="left"/>
        <w:rPr>
          <w:rFonts w:ascii="宋体" w:hAnsi="宋体"/>
          <w:bCs/>
          <w:color w:val="000000"/>
          <w:sz w:val="18"/>
          <w:szCs w:val="18"/>
        </w:rPr>
      </w:pPr>
      <w:r>
        <w:rPr>
          <w:rFonts w:hint="eastAsia" w:ascii="宋体" w:hAnsi="宋体"/>
          <w:bCs/>
          <w:color w:val="000000"/>
          <w:sz w:val="18"/>
          <w:szCs w:val="18"/>
        </w:rPr>
        <w:t>（二）不开展为淫秽色情网站代收费业务，否则，贵公司有权立即停止业务并停止一切结算。</w:t>
      </w:r>
    </w:p>
    <w:p w14:paraId="1BCDF17F">
      <w:pPr>
        <w:widowControl/>
        <w:spacing w:line="240" w:lineRule="exact"/>
        <w:jc w:val="left"/>
        <w:rPr>
          <w:rFonts w:ascii="宋体" w:hAnsi="宋体"/>
          <w:bCs/>
          <w:color w:val="000000"/>
          <w:sz w:val="18"/>
          <w:szCs w:val="18"/>
        </w:rPr>
      </w:pPr>
      <w:r>
        <w:rPr>
          <w:rFonts w:hint="eastAsia" w:ascii="宋体" w:hAnsi="宋体"/>
          <w:bCs/>
          <w:color w:val="000000"/>
          <w:sz w:val="18"/>
          <w:szCs w:val="18"/>
        </w:rPr>
        <w:t>（三）未经用户同意，不得向用户发送商业类电子信息或广告。</w:t>
      </w:r>
    </w:p>
    <w:p w14:paraId="46D29CBB">
      <w:pPr>
        <w:widowControl/>
        <w:spacing w:line="240" w:lineRule="exact"/>
        <w:jc w:val="left"/>
        <w:rPr>
          <w:rFonts w:ascii="宋体" w:hAnsi="宋体"/>
          <w:bCs/>
          <w:color w:val="000000"/>
          <w:sz w:val="18"/>
          <w:szCs w:val="18"/>
        </w:rPr>
      </w:pPr>
      <w:r>
        <w:rPr>
          <w:rFonts w:hint="eastAsia" w:ascii="宋体" w:hAnsi="宋体"/>
          <w:bCs/>
          <w:color w:val="000000"/>
          <w:sz w:val="18"/>
          <w:szCs w:val="18"/>
        </w:rPr>
        <w:t>十四、本单位使用互联网接入类业务的（包括但不限于电路使用、互联网数据中心、互联网专线、云主机等），承诺遵守以下规定：</w:t>
      </w:r>
    </w:p>
    <w:p w14:paraId="5FD4F7EF">
      <w:pPr>
        <w:widowControl/>
        <w:spacing w:line="240" w:lineRule="exact"/>
        <w:jc w:val="left"/>
        <w:rPr>
          <w:rFonts w:ascii="宋体" w:hAnsi="宋体"/>
          <w:bCs/>
          <w:color w:val="000000"/>
          <w:sz w:val="18"/>
          <w:szCs w:val="18"/>
        </w:rPr>
      </w:pPr>
      <w:r>
        <w:rPr>
          <w:rFonts w:hint="eastAsia" w:ascii="宋体" w:hAnsi="宋体"/>
          <w:bCs/>
          <w:color w:val="000000"/>
          <w:sz w:val="18"/>
          <w:szCs w:val="18"/>
        </w:rPr>
        <w:t>（一）具备从事互联网服务的全部合法必要的资质条件，</w:t>
      </w:r>
      <w:r>
        <w:rPr>
          <w:rFonts w:ascii="宋体" w:hAnsi="宋体"/>
          <w:bCs/>
          <w:color w:val="000000"/>
          <w:sz w:val="18"/>
          <w:szCs w:val="18"/>
        </w:rPr>
        <w:t>已履行</w:t>
      </w:r>
      <w:r>
        <w:rPr>
          <w:rFonts w:hint="eastAsia" w:ascii="宋体" w:hAnsi="宋体"/>
          <w:bCs/>
          <w:color w:val="000000"/>
          <w:sz w:val="18"/>
          <w:szCs w:val="18"/>
        </w:rPr>
        <w:t>相关</w:t>
      </w:r>
      <w:r>
        <w:rPr>
          <w:rFonts w:ascii="宋体" w:hAnsi="宋体"/>
          <w:bCs/>
          <w:color w:val="000000"/>
          <w:sz w:val="18"/>
          <w:szCs w:val="18"/>
        </w:rPr>
        <w:t>规定</w:t>
      </w:r>
      <w:r>
        <w:rPr>
          <w:rFonts w:hint="eastAsia" w:ascii="宋体" w:hAnsi="宋体"/>
          <w:bCs/>
          <w:color w:val="000000"/>
          <w:sz w:val="18"/>
          <w:szCs w:val="18"/>
        </w:rPr>
        <w:t>要求</w:t>
      </w:r>
      <w:r>
        <w:rPr>
          <w:rFonts w:ascii="宋体" w:hAnsi="宋体"/>
          <w:bCs/>
          <w:color w:val="000000"/>
          <w:sz w:val="18"/>
          <w:szCs w:val="18"/>
        </w:rPr>
        <w:t>的手续或已取得有关资质证明文件</w:t>
      </w:r>
      <w:r>
        <w:rPr>
          <w:rFonts w:hint="eastAsia" w:ascii="宋体" w:hAnsi="宋体"/>
          <w:bCs/>
          <w:color w:val="000000"/>
          <w:sz w:val="18"/>
          <w:szCs w:val="18"/>
        </w:rPr>
        <w:t>。在签署合同前</w:t>
      </w:r>
      <w:r>
        <w:rPr>
          <w:rFonts w:ascii="宋体" w:hAnsi="宋体"/>
          <w:bCs/>
          <w:color w:val="000000"/>
          <w:sz w:val="18"/>
          <w:szCs w:val="18"/>
        </w:rPr>
        <w:t>， 本单位向</w:t>
      </w:r>
      <w:r>
        <w:rPr>
          <w:rFonts w:hint="eastAsia" w:ascii="宋体" w:hAnsi="宋体"/>
          <w:bCs/>
          <w:color w:val="000000"/>
          <w:sz w:val="18"/>
          <w:szCs w:val="18"/>
        </w:rPr>
        <w:t>贵公司</w:t>
      </w:r>
      <w:r>
        <w:rPr>
          <w:rFonts w:ascii="宋体" w:hAnsi="宋体"/>
          <w:bCs/>
          <w:color w:val="000000"/>
          <w:sz w:val="18"/>
          <w:szCs w:val="18"/>
        </w:rPr>
        <w:t>提供</w:t>
      </w:r>
      <w:r>
        <w:rPr>
          <w:rFonts w:hint="eastAsia" w:ascii="宋体" w:hAnsi="宋体"/>
          <w:bCs/>
          <w:color w:val="000000"/>
          <w:sz w:val="18"/>
          <w:szCs w:val="18"/>
        </w:rPr>
        <w:t>主体资格文件、</w:t>
      </w:r>
      <w:r>
        <w:rPr>
          <w:rFonts w:ascii="宋体" w:hAnsi="宋体"/>
          <w:bCs/>
          <w:color w:val="000000"/>
          <w:sz w:val="18"/>
          <w:szCs w:val="18"/>
        </w:rPr>
        <w:t>资质证明文件</w:t>
      </w:r>
      <w:r>
        <w:rPr>
          <w:rFonts w:hint="eastAsia" w:ascii="宋体" w:hAnsi="宋体"/>
          <w:bCs/>
          <w:color w:val="000000"/>
          <w:sz w:val="18"/>
          <w:szCs w:val="18"/>
        </w:rPr>
        <w:t>的原件供贵公司审核，复印件（加盖公章）供贵公司</w:t>
      </w:r>
      <w:r>
        <w:rPr>
          <w:rFonts w:ascii="宋体" w:hAnsi="宋体"/>
          <w:bCs/>
          <w:color w:val="000000"/>
          <w:sz w:val="18"/>
          <w:szCs w:val="18"/>
        </w:rPr>
        <w:t>留存</w:t>
      </w:r>
      <w:r>
        <w:rPr>
          <w:rFonts w:hint="eastAsia" w:ascii="宋体" w:hAnsi="宋体"/>
          <w:bCs/>
          <w:color w:val="000000"/>
          <w:sz w:val="18"/>
          <w:szCs w:val="18"/>
        </w:rPr>
        <w:t>，并保证所提供资料的真实、完整、准确、有效。在合同有效期</w:t>
      </w:r>
      <w:r>
        <w:rPr>
          <w:rFonts w:ascii="宋体" w:hAnsi="宋体"/>
          <w:bCs/>
          <w:color w:val="000000"/>
          <w:sz w:val="18"/>
          <w:szCs w:val="18"/>
        </w:rPr>
        <w:t>/服务期内，如本单位提交</w:t>
      </w:r>
      <w:r>
        <w:rPr>
          <w:rFonts w:hint="eastAsia" w:ascii="宋体" w:hAnsi="宋体"/>
          <w:bCs/>
          <w:color w:val="000000"/>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0447C72B">
      <w:pPr>
        <w:widowControl/>
        <w:spacing w:line="240" w:lineRule="exact"/>
        <w:jc w:val="left"/>
        <w:rPr>
          <w:rFonts w:ascii="宋体" w:hAnsi="宋体"/>
          <w:bCs/>
          <w:color w:val="000000"/>
          <w:sz w:val="18"/>
          <w:szCs w:val="18"/>
        </w:rPr>
      </w:pPr>
      <w:r>
        <w:rPr>
          <w:rFonts w:ascii="宋体" w:hAnsi="宋体"/>
          <w:bCs/>
          <w:color w:val="000000"/>
          <w:sz w:val="18"/>
          <w:szCs w:val="18"/>
        </w:rPr>
        <w:t>1</w:t>
      </w:r>
      <w:r>
        <w:rPr>
          <w:rFonts w:hint="eastAsia" w:ascii="宋体" w:hAnsi="宋体"/>
          <w:bCs/>
          <w:color w:val="000000"/>
          <w:sz w:val="18"/>
          <w:szCs w:val="18"/>
        </w:rPr>
        <w:t>、本单位</w:t>
      </w:r>
      <w:r>
        <w:rPr>
          <w:rFonts w:ascii="宋体" w:hAnsi="宋体"/>
          <w:bCs/>
          <w:color w:val="000000"/>
          <w:sz w:val="18"/>
          <w:szCs w:val="18"/>
        </w:rPr>
        <w:t>如从事电子公告、新闻、出版、教育、医疗保健、药品和医疗器械、文化、广播电影电视节目等特殊互联网信息服务，应当根据</w:t>
      </w:r>
      <w:r>
        <w:rPr>
          <w:rFonts w:hint="eastAsia" w:ascii="宋体" w:hAnsi="宋体"/>
          <w:bCs/>
          <w:color w:val="000000"/>
          <w:sz w:val="18"/>
          <w:szCs w:val="18"/>
        </w:rPr>
        <w:t>相</w:t>
      </w:r>
      <w:r>
        <w:rPr>
          <w:rFonts w:ascii="宋体" w:hAnsi="宋体"/>
          <w:bCs/>
          <w:color w:val="000000"/>
          <w:sz w:val="18"/>
          <w:szCs w:val="18"/>
        </w:rPr>
        <w:t>关规定经</w:t>
      </w:r>
      <w:r>
        <w:rPr>
          <w:rFonts w:hint="eastAsia" w:ascii="宋体" w:hAnsi="宋体"/>
          <w:bCs/>
          <w:color w:val="000000"/>
          <w:sz w:val="18"/>
          <w:szCs w:val="18"/>
        </w:rPr>
        <w:t>政府</w:t>
      </w:r>
      <w:r>
        <w:rPr>
          <w:rFonts w:ascii="宋体" w:hAnsi="宋体"/>
          <w:bCs/>
          <w:color w:val="000000"/>
          <w:sz w:val="18"/>
          <w:szCs w:val="18"/>
        </w:rPr>
        <w:t>主管部门审核同意，履行批准或备案手续，并取得通信</w:t>
      </w:r>
      <w:r>
        <w:rPr>
          <w:rFonts w:hint="eastAsia" w:ascii="宋体" w:hAnsi="宋体"/>
          <w:bCs/>
          <w:color w:val="000000"/>
          <w:sz w:val="18"/>
          <w:szCs w:val="18"/>
        </w:rPr>
        <w:t>主</w:t>
      </w:r>
      <w:r>
        <w:rPr>
          <w:rFonts w:ascii="宋体" w:hAnsi="宋体"/>
          <w:bCs/>
          <w:color w:val="000000"/>
          <w:sz w:val="18"/>
          <w:szCs w:val="18"/>
        </w:rPr>
        <w:t>管部门批准或备案文件。</w:t>
      </w:r>
    </w:p>
    <w:p w14:paraId="165AEAC1">
      <w:pPr>
        <w:widowControl/>
        <w:spacing w:line="240" w:lineRule="exact"/>
        <w:jc w:val="left"/>
        <w:rPr>
          <w:rFonts w:hint="eastAsia" w:ascii="宋体" w:hAnsi="宋体"/>
          <w:bCs/>
          <w:color w:val="000000"/>
          <w:sz w:val="18"/>
          <w:szCs w:val="18"/>
        </w:rPr>
      </w:pPr>
      <w:r>
        <w:rPr>
          <w:rFonts w:ascii="宋体" w:hAnsi="宋体"/>
          <w:bCs/>
          <w:color w:val="000000"/>
          <w:sz w:val="18"/>
          <w:szCs w:val="18"/>
        </w:rPr>
        <w:t>2</w:t>
      </w:r>
      <w:r>
        <w:rPr>
          <w:rFonts w:hint="eastAsia" w:ascii="宋体" w:hAnsi="宋体"/>
          <w:bCs/>
          <w:color w:val="000000"/>
          <w:sz w:val="18"/>
          <w:szCs w:val="18"/>
        </w:rPr>
        <w:t>、本单位</w:t>
      </w:r>
      <w:r>
        <w:rPr>
          <w:rFonts w:ascii="宋体" w:hAnsi="宋体"/>
          <w:bCs/>
          <w:color w:val="000000"/>
          <w:sz w:val="18"/>
          <w:szCs w:val="18"/>
        </w:rPr>
        <w:t>如从事非经营性互联网信息服务，应当首先履行互联网备案手续，并按期履行年度审核手续。</w:t>
      </w:r>
      <w:r>
        <w:rPr>
          <w:rFonts w:hint="eastAsia" w:ascii="宋体" w:hAnsi="宋体"/>
          <w:bCs/>
          <w:color w:val="000000"/>
          <w:sz w:val="18"/>
          <w:szCs w:val="18"/>
        </w:rPr>
        <w:t>本单位委托贵公司</w:t>
      </w:r>
      <w:r>
        <w:rPr>
          <w:rFonts w:ascii="宋体" w:hAnsi="宋体"/>
          <w:bCs/>
          <w:color w:val="000000"/>
          <w:sz w:val="18"/>
          <w:szCs w:val="18"/>
        </w:rPr>
        <w:t>提供代备案服务的，</w:t>
      </w:r>
      <w:r>
        <w:rPr>
          <w:rFonts w:hint="eastAsia" w:ascii="宋体" w:hAnsi="宋体"/>
          <w:bCs/>
          <w:color w:val="000000"/>
          <w:sz w:val="18"/>
          <w:szCs w:val="18"/>
        </w:rPr>
        <w:t>应当向贵公司</w:t>
      </w:r>
      <w:r>
        <w:rPr>
          <w:rFonts w:ascii="宋体" w:hAnsi="宋体"/>
          <w:bCs/>
          <w:color w:val="000000"/>
          <w:sz w:val="18"/>
          <w:szCs w:val="18"/>
        </w:rPr>
        <w:t>提供</w:t>
      </w:r>
      <w:r>
        <w:rPr>
          <w:rFonts w:hint="eastAsia" w:ascii="宋体" w:hAnsi="宋体"/>
          <w:bCs/>
          <w:color w:val="000000"/>
          <w:sz w:val="18"/>
          <w:szCs w:val="18"/>
        </w:rPr>
        <w:t>代备案所需信息并</w:t>
      </w:r>
      <w:r>
        <w:rPr>
          <w:rFonts w:ascii="宋体" w:hAnsi="宋体"/>
          <w:bCs/>
          <w:color w:val="000000"/>
          <w:sz w:val="18"/>
          <w:szCs w:val="18"/>
        </w:rPr>
        <w:t>对该等信息</w:t>
      </w:r>
      <w:r>
        <w:rPr>
          <w:rFonts w:hint="eastAsia" w:ascii="宋体" w:hAnsi="宋体"/>
          <w:bCs/>
          <w:color w:val="000000"/>
          <w:sz w:val="18"/>
          <w:szCs w:val="18"/>
        </w:rPr>
        <w:t>进行动态维护和更新，</w:t>
      </w:r>
    </w:p>
    <w:p w14:paraId="412DC3F9">
      <w:pPr>
        <w:widowControl/>
        <w:spacing w:line="240" w:lineRule="exact"/>
        <w:jc w:val="left"/>
        <w:rPr>
          <w:rFonts w:ascii="宋体" w:hAnsi="宋体"/>
          <w:bCs/>
          <w:color w:val="000000"/>
          <w:sz w:val="18"/>
          <w:szCs w:val="18"/>
        </w:rPr>
      </w:pPr>
      <w:r>
        <w:rPr>
          <w:rFonts w:hint="eastAsia" w:ascii="宋体" w:hAnsi="宋体"/>
          <w:bCs/>
          <w:color w:val="000000"/>
          <w:sz w:val="18"/>
          <w:szCs w:val="18"/>
        </w:rPr>
        <w:t>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39FBB9FA">
      <w:pPr>
        <w:widowControl/>
        <w:spacing w:line="240" w:lineRule="exact"/>
        <w:jc w:val="left"/>
        <w:rPr>
          <w:rFonts w:ascii="宋体" w:hAnsi="宋体"/>
          <w:bCs/>
          <w:color w:val="000000"/>
          <w:sz w:val="18"/>
          <w:szCs w:val="18"/>
        </w:rPr>
      </w:pPr>
      <w:r>
        <w:rPr>
          <w:rFonts w:ascii="宋体" w:hAnsi="宋体"/>
          <w:bCs/>
          <w:color w:val="000000"/>
          <w:sz w:val="18"/>
          <w:szCs w:val="18"/>
        </w:rPr>
        <w:t>3</w:t>
      </w:r>
      <w:r>
        <w:rPr>
          <w:rFonts w:hint="eastAsia" w:ascii="宋体" w:hAnsi="宋体"/>
          <w:bCs/>
          <w:color w:val="000000"/>
          <w:sz w:val="18"/>
          <w:szCs w:val="18"/>
        </w:rPr>
        <w:t>、本单位</w:t>
      </w:r>
      <w:r>
        <w:rPr>
          <w:rFonts w:ascii="宋体" w:hAnsi="宋体"/>
          <w:bCs/>
          <w:color w:val="000000"/>
          <w:sz w:val="18"/>
          <w:szCs w:val="18"/>
        </w:rPr>
        <w:t>如从事经营性互联网服务，应当取得相应的增值电信业务经营许可证。</w:t>
      </w:r>
    </w:p>
    <w:p w14:paraId="523AEAD1">
      <w:pPr>
        <w:widowControl/>
        <w:spacing w:line="240" w:lineRule="exact"/>
        <w:jc w:val="left"/>
        <w:rPr>
          <w:rFonts w:ascii="宋体" w:hAnsi="宋体"/>
          <w:bCs/>
          <w:color w:val="000000"/>
          <w:sz w:val="18"/>
          <w:szCs w:val="18"/>
        </w:rPr>
      </w:pPr>
      <w:r>
        <w:rPr>
          <w:rFonts w:ascii="宋体" w:hAnsi="宋体"/>
          <w:bCs/>
          <w:color w:val="000000"/>
          <w:sz w:val="18"/>
          <w:szCs w:val="18"/>
        </w:rPr>
        <w:t>4</w:t>
      </w:r>
      <w:r>
        <w:rPr>
          <w:rFonts w:hint="eastAsia" w:ascii="宋体" w:hAnsi="宋体"/>
          <w:bCs/>
          <w:color w:val="000000"/>
          <w:sz w:val="18"/>
          <w:szCs w:val="18"/>
        </w:rPr>
        <w:t>、</w:t>
      </w:r>
      <w:r>
        <w:rPr>
          <w:rFonts w:ascii="宋体" w:hAnsi="宋体"/>
          <w:bCs/>
          <w:color w:val="000000"/>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bCs/>
          <w:color w:val="000000"/>
          <w:sz w:val="18"/>
          <w:szCs w:val="18"/>
        </w:rPr>
        <w:t>社会</w:t>
      </w:r>
      <w:r>
        <w:rPr>
          <w:rFonts w:ascii="宋体" w:hAnsi="宋体"/>
          <w:bCs/>
          <w:color w:val="000000"/>
          <w:sz w:val="18"/>
          <w:szCs w:val="18"/>
        </w:rPr>
        <w:t>公众查询核对</w:t>
      </w:r>
      <w:r>
        <w:rPr>
          <w:rFonts w:hint="eastAsia" w:ascii="宋体" w:hAnsi="宋体"/>
          <w:bCs/>
          <w:color w:val="000000"/>
          <w:sz w:val="18"/>
          <w:szCs w:val="18"/>
        </w:rPr>
        <w:t>；</w:t>
      </w:r>
      <w:r>
        <w:rPr>
          <w:rFonts w:ascii="宋体" w:hAnsi="宋体"/>
          <w:bCs/>
          <w:color w:val="000000"/>
          <w:sz w:val="18"/>
          <w:szCs w:val="18"/>
        </w:rPr>
        <w:t>本单位按照工业和信息化部备案管理系统的要求，将备案电子验证标识放置在其网站的指定目录下。</w:t>
      </w:r>
    </w:p>
    <w:p w14:paraId="0EC2C54D">
      <w:pPr>
        <w:widowControl/>
        <w:spacing w:line="240" w:lineRule="exact"/>
        <w:jc w:val="left"/>
        <w:rPr>
          <w:rFonts w:ascii="宋体" w:hAnsi="宋体"/>
          <w:bCs/>
          <w:color w:val="000000"/>
          <w:sz w:val="18"/>
          <w:szCs w:val="18"/>
        </w:rPr>
      </w:pPr>
      <w:r>
        <w:rPr>
          <w:rFonts w:hint="eastAsia" w:ascii="宋体" w:hAnsi="宋体"/>
          <w:bCs/>
          <w:color w:val="000000"/>
          <w:sz w:val="18"/>
          <w:szCs w:val="18"/>
        </w:rPr>
        <w:t>（二）如经贵公司许可进入中国电信机房时，应当严格遵守机房的各项管理规定。</w:t>
      </w:r>
    </w:p>
    <w:p w14:paraId="00529F31">
      <w:pPr>
        <w:widowControl/>
        <w:spacing w:line="240" w:lineRule="exact"/>
        <w:jc w:val="left"/>
        <w:rPr>
          <w:rFonts w:ascii="宋体" w:hAnsi="宋体"/>
          <w:bCs/>
          <w:color w:val="000000"/>
          <w:sz w:val="18"/>
          <w:szCs w:val="18"/>
        </w:rPr>
      </w:pPr>
      <w:r>
        <w:rPr>
          <w:rFonts w:hint="eastAsia" w:ascii="宋体" w:hAnsi="宋体"/>
          <w:bCs/>
          <w:color w:val="000000"/>
          <w:sz w:val="18"/>
          <w:szCs w:val="18"/>
        </w:rPr>
        <w:t>（三）</w:t>
      </w:r>
      <w:r>
        <w:rPr>
          <w:rFonts w:ascii="宋体" w:hAnsi="宋体"/>
          <w:bCs/>
          <w:color w:val="000000"/>
          <w:sz w:val="18"/>
          <w:szCs w:val="18"/>
        </w:rPr>
        <w:t>根据</w:t>
      </w:r>
      <w:r>
        <w:rPr>
          <w:rFonts w:hint="eastAsia" w:ascii="宋体" w:hAnsi="宋体"/>
          <w:bCs/>
          <w:color w:val="000000"/>
          <w:sz w:val="18"/>
          <w:szCs w:val="18"/>
        </w:rPr>
        <w:t>当地</w:t>
      </w:r>
      <w:r>
        <w:rPr>
          <w:rFonts w:ascii="宋体" w:hAnsi="宋体"/>
          <w:bCs/>
          <w:color w:val="000000"/>
          <w:sz w:val="18"/>
          <w:szCs w:val="18"/>
        </w:rPr>
        <w:t>公安局网监分局的要求，在入网后5个工作日内在网上提交备案信息，提交信息后10个工作日内办理备案</w:t>
      </w:r>
      <w:r>
        <w:rPr>
          <w:rFonts w:hint="eastAsia" w:ascii="宋体" w:hAnsi="宋体"/>
          <w:bCs/>
          <w:color w:val="000000"/>
          <w:sz w:val="18"/>
          <w:szCs w:val="18"/>
        </w:rPr>
        <w:t>。</w:t>
      </w:r>
    </w:p>
    <w:p w14:paraId="01392A64">
      <w:pPr>
        <w:widowControl/>
        <w:spacing w:line="240" w:lineRule="exact"/>
        <w:jc w:val="left"/>
        <w:rPr>
          <w:rFonts w:ascii="宋体" w:hAnsi="宋体"/>
          <w:bCs/>
          <w:color w:val="000000"/>
          <w:sz w:val="18"/>
          <w:szCs w:val="18"/>
        </w:rPr>
      </w:pPr>
      <w:r>
        <w:rPr>
          <w:rFonts w:hint="eastAsia" w:ascii="宋体" w:hAnsi="宋体"/>
          <w:bCs/>
          <w:color w:val="000000"/>
          <w:sz w:val="18"/>
          <w:szCs w:val="18"/>
        </w:rPr>
        <w:t>十五、本单位承诺在业务使用过程中发生重大安全事故或发生或者可能发生个人信息和数据泄露、篡改、丢失时，立即采取应急措施，保留有关原始记录，在</w:t>
      </w:r>
      <w:r>
        <w:rPr>
          <w:rFonts w:ascii="宋体" w:hAnsi="宋体"/>
          <w:bCs/>
          <w:color w:val="000000"/>
          <w:sz w:val="18"/>
          <w:szCs w:val="18"/>
        </w:rPr>
        <w:t>24小时内向有关部门报告并书面通知贵公司。如发生重大安全事故或其他影响网络安全、</w:t>
      </w:r>
      <w:r>
        <w:rPr>
          <w:rFonts w:hint="eastAsia" w:ascii="宋体" w:hAnsi="宋体"/>
          <w:bCs/>
          <w:color w:val="000000"/>
          <w:sz w:val="18"/>
          <w:szCs w:val="18"/>
        </w:rPr>
        <w:t>数据安全和个人信息保护的突发事件，贵公司有权采取包括但不限于停止业务等紧急措施，以保证网络安全、数据安全和个人信息保护。</w:t>
      </w:r>
    </w:p>
    <w:p w14:paraId="2372DCCB">
      <w:pPr>
        <w:widowControl/>
        <w:spacing w:line="240" w:lineRule="exact"/>
        <w:jc w:val="left"/>
        <w:rPr>
          <w:rFonts w:ascii="宋体" w:hAnsi="宋体"/>
          <w:bCs/>
          <w:color w:val="000000"/>
          <w:sz w:val="18"/>
          <w:szCs w:val="18"/>
        </w:rPr>
      </w:pPr>
      <w:r>
        <w:rPr>
          <w:rFonts w:hint="eastAsia" w:ascii="宋体" w:hAnsi="宋体"/>
          <w:bCs/>
          <w:color w:val="000000"/>
          <w:sz w:val="18"/>
          <w:szCs w:val="18"/>
        </w:rPr>
        <w:t>十六、本单位如出现任何违反上述承诺的情况，将依据合同承担违约责任，接受有关政府主管部门的处理（包括但不限于限期整改、公开曝光），并直接承担相应法律责任，造成财产损失的，由本单位直接赔偿。同时，贵单位有权在不通知本单位的情况下暂停、停止业务直至解除</w:t>
      </w:r>
      <w:r>
        <w:rPr>
          <w:rFonts w:ascii="宋体" w:hAnsi="宋体"/>
          <w:bCs/>
          <w:color w:val="000000"/>
          <w:sz w:val="18"/>
          <w:szCs w:val="18"/>
        </w:rPr>
        <w:t>合同</w:t>
      </w:r>
      <w:r>
        <w:rPr>
          <w:rFonts w:hint="eastAsia" w:ascii="宋体" w:hAnsi="宋体"/>
          <w:bCs/>
          <w:color w:val="000000"/>
          <w:sz w:val="18"/>
          <w:szCs w:val="18"/>
        </w:rPr>
        <w:t>并不承担任何责任，一切责任后果全部由本单位自行承担</w:t>
      </w:r>
      <w:r>
        <w:rPr>
          <w:rFonts w:ascii="宋体" w:hAnsi="宋体"/>
          <w:bCs/>
          <w:color w:val="000000"/>
          <w:sz w:val="18"/>
          <w:szCs w:val="18"/>
        </w:rPr>
        <w:t>。</w:t>
      </w:r>
      <w:r>
        <w:rPr>
          <w:rFonts w:hint="eastAsia" w:ascii="宋体" w:hAnsi="宋体"/>
          <w:bCs/>
          <w:color w:val="000000"/>
          <w:sz w:val="18"/>
          <w:szCs w:val="18"/>
        </w:rPr>
        <w:t>给贵公司造成损失或不良影响的，本单位将负责消除不良影响并赔偿贵公司相应损失。</w:t>
      </w:r>
    </w:p>
    <w:p w14:paraId="3C2FA35A">
      <w:pPr>
        <w:widowControl/>
        <w:spacing w:line="240" w:lineRule="exact"/>
        <w:jc w:val="left"/>
        <w:rPr>
          <w:rFonts w:ascii="宋体" w:hAnsi="宋体"/>
          <w:bCs/>
          <w:color w:val="000000"/>
          <w:sz w:val="18"/>
          <w:szCs w:val="18"/>
        </w:rPr>
      </w:pPr>
      <w:r>
        <w:rPr>
          <w:rFonts w:hint="eastAsia" w:ascii="宋体" w:hAnsi="宋体"/>
          <w:bCs/>
          <w:color w:val="000000"/>
          <w:sz w:val="18"/>
          <w:szCs w:val="18"/>
        </w:rPr>
        <w:t>十七、如出现任何违反上述承诺的情况引发的投诉、举报，由本单位负责解决并承担责任。经通信主管部门、“12321网络不良与垃圾信息举报受理中心”等认定各类渠道投诉、举报成立的，贵公司有权在不通知本单位的情况下立即停止业务。停止业务后仍未落实整改的，贵公司有权停止向我公司提供语音业务服务</w:t>
      </w:r>
      <w:r>
        <w:rPr>
          <w:rFonts w:ascii="宋体" w:hAnsi="宋体"/>
          <w:bCs/>
          <w:color w:val="000000"/>
          <w:sz w:val="18"/>
          <w:szCs w:val="18"/>
        </w:rPr>
        <w:t>。</w:t>
      </w:r>
    </w:p>
    <w:p w14:paraId="496288CF">
      <w:pPr>
        <w:widowControl/>
        <w:spacing w:line="240" w:lineRule="exact"/>
        <w:jc w:val="left"/>
        <w:rPr>
          <w:rFonts w:ascii="宋体" w:hAnsi="宋体"/>
          <w:bCs/>
          <w:color w:val="000000"/>
          <w:sz w:val="18"/>
          <w:szCs w:val="18"/>
        </w:rPr>
      </w:pPr>
      <w:r>
        <w:rPr>
          <w:rFonts w:hint="eastAsia" w:ascii="宋体" w:hAnsi="宋体"/>
          <w:bCs/>
          <w:color w:val="000000"/>
          <w:sz w:val="18"/>
          <w:szCs w:val="18"/>
        </w:rPr>
        <w:t>十八、本单位承诺与最终用户参照签订此类《网络及信息安全承诺书》，并督促最终用户履行相应责任。否则，本单位承担连带责任。</w:t>
      </w:r>
    </w:p>
    <w:p w14:paraId="20841B0A">
      <w:pPr>
        <w:widowControl/>
        <w:spacing w:line="240" w:lineRule="exact"/>
        <w:jc w:val="left"/>
        <w:rPr>
          <w:rFonts w:ascii="宋体" w:hAnsi="宋体"/>
          <w:bCs/>
          <w:color w:val="000000"/>
          <w:sz w:val="18"/>
          <w:szCs w:val="18"/>
        </w:rPr>
      </w:pPr>
      <w:r>
        <w:rPr>
          <w:rFonts w:hint="eastAsia" w:ascii="宋体" w:hAnsi="宋体"/>
          <w:bCs/>
          <w:color w:val="000000"/>
          <w:sz w:val="18"/>
          <w:szCs w:val="18"/>
        </w:rPr>
        <w:t>十九、本承诺书经本单位签署后</w:t>
      </w:r>
      <w:r>
        <w:rPr>
          <w:rFonts w:ascii="宋体" w:hAnsi="宋体"/>
          <w:bCs/>
          <w:color w:val="000000"/>
          <w:sz w:val="18"/>
          <w:szCs w:val="18"/>
        </w:rPr>
        <w:t>，与合同同时</w:t>
      </w:r>
      <w:r>
        <w:rPr>
          <w:rFonts w:hint="eastAsia" w:ascii="宋体" w:hAnsi="宋体"/>
          <w:bCs/>
          <w:color w:val="000000"/>
          <w:sz w:val="18"/>
          <w:szCs w:val="18"/>
        </w:rPr>
        <w:t>生效。</w:t>
      </w:r>
    </w:p>
    <w:p w14:paraId="36833547">
      <w:pPr>
        <w:widowControl/>
        <w:jc w:val="left"/>
        <w:rPr>
          <w:rFonts w:ascii="宋体" w:hAnsi="宋体"/>
          <w:bCs/>
          <w:color w:val="000000"/>
          <w:sz w:val="18"/>
          <w:szCs w:val="18"/>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2734"/>
        <w:gridCol w:w="1518"/>
        <w:gridCol w:w="2744"/>
      </w:tblGrid>
      <w:tr w14:paraId="6DD3F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4"/>
            <w:noWrap w:val="0"/>
            <w:vAlign w:val="top"/>
          </w:tcPr>
          <w:p w14:paraId="2F98D61B">
            <w:pPr>
              <w:widowControl/>
              <w:jc w:val="left"/>
              <w:rPr>
                <w:rFonts w:ascii="宋体" w:hAnsi="宋体"/>
                <w:b/>
                <w:bCs/>
                <w:color w:val="000000"/>
                <w:sz w:val="18"/>
                <w:szCs w:val="18"/>
              </w:rPr>
            </w:pPr>
            <w:r>
              <w:rPr>
                <w:rFonts w:hint="eastAsia" w:ascii="宋体" w:hAnsi="宋体"/>
                <w:b/>
                <w:bCs/>
                <w:color w:val="000000"/>
                <w:sz w:val="18"/>
                <w:szCs w:val="18"/>
              </w:rPr>
              <w:t>网络信息安全责任人信息（须附责任人证件复印件，所有项目均为必填项）</w:t>
            </w:r>
          </w:p>
        </w:tc>
      </w:tr>
      <w:tr w14:paraId="77ACF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1526" w:type="dxa"/>
            <w:noWrap w:val="0"/>
            <w:vAlign w:val="center"/>
          </w:tcPr>
          <w:p w14:paraId="09B83129">
            <w:pPr>
              <w:widowControl/>
              <w:jc w:val="left"/>
              <w:rPr>
                <w:rFonts w:ascii="宋体" w:hAnsi="宋体"/>
                <w:b/>
                <w:bCs/>
                <w:color w:val="000000"/>
                <w:sz w:val="18"/>
                <w:szCs w:val="18"/>
              </w:rPr>
            </w:pPr>
            <w:r>
              <w:rPr>
                <w:rFonts w:hint="eastAsia" w:ascii="宋体" w:hAnsi="宋体"/>
                <w:b/>
                <w:bCs/>
                <w:color w:val="000000"/>
                <w:sz w:val="18"/>
                <w:szCs w:val="18"/>
              </w:rPr>
              <w:t>姓名</w:t>
            </w:r>
          </w:p>
        </w:tc>
        <w:tc>
          <w:tcPr>
            <w:tcW w:w="6996" w:type="dxa"/>
            <w:gridSpan w:val="3"/>
            <w:noWrap w:val="0"/>
            <w:vAlign w:val="center"/>
          </w:tcPr>
          <w:p w14:paraId="0428288D">
            <w:pPr>
              <w:widowControl/>
              <w:jc w:val="left"/>
              <w:rPr>
                <w:rFonts w:ascii="宋体" w:hAnsi="宋体"/>
                <w:bCs/>
                <w:color w:val="000000"/>
                <w:sz w:val="18"/>
                <w:szCs w:val="18"/>
              </w:rPr>
            </w:pPr>
          </w:p>
        </w:tc>
      </w:tr>
      <w:tr w14:paraId="33231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1526" w:type="dxa"/>
            <w:noWrap w:val="0"/>
            <w:vAlign w:val="center"/>
          </w:tcPr>
          <w:p w14:paraId="1208BFF0">
            <w:pPr>
              <w:widowControl/>
              <w:jc w:val="left"/>
              <w:rPr>
                <w:rFonts w:ascii="宋体" w:hAnsi="宋体"/>
                <w:b/>
                <w:bCs/>
                <w:color w:val="000000"/>
                <w:sz w:val="18"/>
                <w:szCs w:val="18"/>
              </w:rPr>
            </w:pPr>
            <w:r>
              <w:rPr>
                <w:rFonts w:hint="eastAsia" w:ascii="宋体" w:hAnsi="宋体"/>
                <w:b/>
                <w:bCs/>
                <w:color w:val="000000"/>
                <w:sz w:val="18"/>
                <w:szCs w:val="18"/>
              </w:rPr>
              <w:t>证件类型</w:t>
            </w:r>
          </w:p>
        </w:tc>
        <w:tc>
          <w:tcPr>
            <w:tcW w:w="6996" w:type="dxa"/>
            <w:gridSpan w:val="3"/>
            <w:noWrap w:val="0"/>
            <w:vAlign w:val="center"/>
          </w:tcPr>
          <w:p w14:paraId="11193BC1">
            <w:pPr>
              <w:widowControl/>
              <w:jc w:val="left"/>
              <w:rPr>
                <w:rFonts w:ascii="宋体" w:hAnsi="宋体"/>
                <w:bCs/>
                <w:color w:val="000000"/>
                <w:sz w:val="18"/>
                <w:szCs w:val="18"/>
              </w:rPr>
            </w:pPr>
            <w:r>
              <w:rPr>
                <w:rFonts w:hint="eastAsia" w:ascii="宋体" w:hAnsi="宋体"/>
                <w:bCs/>
                <w:color w:val="000000"/>
                <w:sz w:val="18"/>
                <w:szCs w:val="18"/>
              </w:rPr>
              <w:t>□身份证</w:t>
            </w:r>
            <w:r>
              <w:rPr>
                <w:rFonts w:ascii="宋体" w:hAnsi="宋体"/>
                <w:bCs/>
                <w:color w:val="000000"/>
                <w:sz w:val="18"/>
                <w:szCs w:val="18"/>
              </w:rPr>
              <w:t xml:space="preserve">  </w:t>
            </w:r>
            <w:r>
              <w:rPr>
                <w:rFonts w:hint="eastAsia" w:ascii="宋体" w:hAnsi="宋体"/>
                <w:bCs/>
                <w:color w:val="000000"/>
                <w:sz w:val="18"/>
                <w:szCs w:val="18"/>
              </w:rPr>
              <w:t>□护照</w:t>
            </w:r>
            <w:r>
              <w:rPr>
                <w:rFonts w:ascii="宋体" w:hAnsi="宋体"/>
                <w:bCs/>
                <w:color w:val="000000"/>
                <w:sz w:val="18"/>
                <w:szCs w:val="18"/>
              </w:rPr>
              <w:t xml:space="preserve"> </w:t>
            </w:r>
            <w:r>
              <w:rPr>
                <w:rFonts w:hint="eastAsia" w:ascii="宋体" w:hAnsi="宋体"/>
                <w:bCs/>
                <w:color w:val="000000"/>
                <w:sz w:val="18"/>
                <w:szCs w:val="18"/>
              </w:rPr>
              <w:t>□军官证□台胞证□其他</w:t>
            </w:r>
            <w:r>
              <w:rPr>
                <w:rFonts w:ascii="宋体" w:hAnsi="宋体"/>
                <w:bCs/>
                <w:color w:val="000000"/>
                <w:sz w:val="18"/>
                <w:szCs w:val="18"/>
              </w:rPr>
              <w:t>_______</w:t>
            </w:r>
          </w:p>
        </w:tc>
      </w:tr>
      <w:tr w14:paraId="656F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526" w:type="dxa"/>
            <w:noWrap w:val="0"/>
            <w:vAlign w:val="center"/>
          </w:tcPr>
          <w:p w14:paraId="0DFDE322">
            <w:pPr>
              <w:widowControl/>
              <w:jc w:val="left"/>
              <w:rPr>
                <w:rFonts w:ascii="宋体" w:hAnsi="宋体"/>
                <w:b/>
                <w:bCs/>
                <w:color w:val="000000"/>
                <w:sz w:val="18"/>
                <w:szCs w:val="18"/>
              </w:rPr>
            </w:pPr>
            <w:r>
              <w:rPr>
                <w:rFonts w:hint="eastAsia" w:ascii="宋体" w:hAnsi="宋体"/>
                <w:b/>
                <w:bCs/>
                <w:color w:val="000000"/>
                <w:sz w:val="18"/>
                <w:szCs w:val="18"/>
              </w:rPr>
              <w:t>证件号码</w:t>
            </w:r>
          </w:p>
        </w:tc>
        <w:tc>
          <w:tcPr>
            <w:tcW w:w="6996" w:type="dxa"/>
            <w:gridSpan w:val="3"/>
            <w:noWrap w:val="0"/>
            <w:vAlign w:val="center"/>
          </w:tcPr>
          <w:p w14:paraId="0308222E">
            <w:pPr>
              <w:widowControl/>
              <w:jc w:val="left"/>
              <w:rPr>
                <w:rFonts w:ascii="宋体" w:hAnsi="宋体"/>
                <w:bCs/>
                <w:color w:val="000000"/>
                <w:sz w:val="18"/>
                <w:szCs w:val="18"/>
              </w:rPr>
            </w:pPr>
          </w:p>
        </w:tc>
      </w:tr>
      <w:tr w14:paraId="268D9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526" w:type="dxa"/>
            <w:noWrap w:val="0"/>
            <w:vAlign w:val="center"/>
          </w:tcPr>
          <w:p w14:paraId="64B31DC1">
            <w:pPr>
              <w:widowControl/>
              <w:jc w:val="left"/>
              <w:rPr>
                <w:rFonts w:ascii="宋体" w:hAnsi="宋体"/>
                <w:b/>
                <w:bCs/>
                <w:color w:val="000000"/>
                <w:sz w:val="18"/>
                <w:szCs w:val="18"/>
              </w:rPr>
            </w:pPr>
            <w:r>
              <w:rPr>
                <w:rFonts w:hint="eastAsia" w:ascii="宋体" w:hAnsi="宋体"/>
                <w:b/>
                <w:bCs/>
                <w:color w:val="000000"/>
                <w:sz w:val="18"/>
                <w:szCs w:val="18"/>
              </w:rPr>
              <w:t>固定电话</w:t>
            </w:r>
          </w:p>
        </w:tc>
        <w:tc>
          <w:tcPr>
            <w:tcW w:w="2734" w:type="dxa"/>
            <w:noWrap w:val="0"/>
            <w:vAlign w:val="center"/>
          </w:tcPr>
          <w:p w14:paraId="11B7102A">
            <w:pPr>
              <w:widowControl/>
              <w:jc w:val="left"/>
              <w:rPr>
                <w:rFonts w:ascii="宋体" w:hAnsi="宋体"/>
                <w:bCs/>
                <w:color w:val="000000"/>
                <w:sz w:val="18"/>
                <w:szCs w:val="18"/>
              </w:rPr>
            </w:pPr>
          </w:p>
        </w:tc>
        <w:tc>
          <w:tcPr>
            <w:tcW w:w="1518" w:type="dxa"/>
            <w:noWrap w:val="0"/>
            <w:vAlign w:val="center"/>
          </w:tcPr>
          <w:p w14:paraId="7A62FCDA">
            <w:pPr>
              <w:widowControl/>
              <w:jc w:val="left"/>
              <w:rPr>
                <w:rFonts w:ascii="宋体" w:hAnsi="宋体"/>
                <w:b/>
                <w:bCs/>
                <w:color w:val="000000"/>
                <w:sz w:val="18"/>
                <w:szCs w:val="18"/>
              </w:rPr>
            </w:pPr>
            <w:r>
              <w:rPr>
                <w:rFonts w:hint="eastAsia" w:ascii="宋体" w:hAnsi="宋体"/>
                <w:b/>
                <w:bCs/>
                <w:color w:val="000000"/>
                <w:sz w:val="18"/>
                <w:szCs w:val="18"/>
              </w:rPr>
              <w:t>移动电话</w:t>
            </w:r>
          </w:p>
        </w:tc>
        <w:tc>
          <w:tcPr>
            <w:tcW w:w="2744" w:type="dxa"/>
            <w:noWrap w:val="0"/>
            <w:vAlign w:val="center"/>
          </w:tcPr>
          <w:p w14:paraId="77B23638">
            <w:pPr>
              <w:widowControl/>
              <w:jc w:val="left"/>
              <w:rPr>
                <w:rFonts w:ascii="宋体" w:hAnsi="宋体"/>
                <w:bCs/>
                <w:color w:val="000000"/>
                <w:sz w:val="18"/>
                <w:szCs w:val="18"/>
              </w:rPr>
            </w:pPr>
          </w:p>
        </w:tc>
      </w:tr>
      <w:tr w14:paraId="0DBC5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526" w:type="dxa"/>
            <w:noWrap w:val="0"/>
            <w:vAlign w:val="center"/>
          </w:tcPr>
          <w:p w14:paraId="791176DE">
            <w:pPr>
              <w:widowControl/>
              <w:jc w:val="left"/>
              <w:rPr>
                <w:rFonts w:ascii="宋体" w:hAnsi="宋体"/>
                <w:b/>
                <w:bCs/>
                <w:color w:val="000000"/>
                <w:sz w:val="18"/>
                <w:szCs w:val="18"/>
              </w:rPr>
            </w:pPr>
            <w:r>
              <w:rPr>
                <w:rFonts w:ascii="宋体" w:hAnsi="宋体"/>
                <w:b/>
                <w:bCs/>
                <w:color w:val="000000"/>
                <w:sz w:val="18"/>
                <w:szCs w:val="18"/>
              </w:rPr>
              <w:t>Email</w:t>
            </w:r>
          </w:p>
        </w:tc>
        <w:tc>
          <w:tcPr>
            <w:tcW w:w="6996" w:type="dxa"/>
            <w:gridSpan w:val="3"/>
            <w:noWrap w:val="0"/>
            <w:vAlign w:val="center"/>
          </w:tcPr>
          <w:p w14:paraId="5F48B349">
            <w:pPr>
              <w:widowControl/>
              <w:jc w:val="left"/>
              <w:rPr>
                <w:rFonts w:ascii="宋体" w:hAnsi="宋体"/>
                <w:bCs/>
                <w:color w:val="000000"/>
                <w:sz w:val="18"/>
                <w:szCs w:val="18"/>
              </w:rPr>
            </w:pPr>
          </w:p>
        </w:tc>
      </w:tr>
    </w:tbl>
    <w:p w14:paraId="118C67D4">
      <w:pPr>
        <w:widowControl/>
        <w:jc w:val="left"/>
        <w:rPr>
          <w:rFonts w:ascii="宋体" w:hAnsi="宋体"/>
          <w:bCs/>
          <w:color w:val="000000"/>
          <w:sz w:val="18"/>
          <w:szCs w:val="18"/>
        </w:rPr>
      </w:pPr>
      <w:r>
        <w:rPr>
          <w:rFonts w:ascii="宋体" w:hAnsi="宋体"/>
          <w:bCs/>
          <w:color w:val="000000"/>
          <w:sz w:val="18"/>
          <w:szCs w:val="18"/>
        </w:rPr>
        <w:tab/>
      </w:r>
    </w:p>
    <w:p w14:paraId="17E2F744">
      <w:pPr>
        <w:widowControl/>
        <w:jc w:val="left"/>
        <w:rPr>
          <w:rFonts w:ascii="宋体" w:hAnsi="宋体"/>
          <w:bCs/>
          <w:color w:val="000000"/>
          <w:sz w:val="18"/>
          <w:szCs w:val="18"/>
        </w:rPr>
      </w:pPr>
    </w:p>
    <w:p w14:paraId="4795A3FB">
      <w:pPr>
        <w:widowControl/>
        <w:ind w:right="720"/>
        <w:jc w:val="right"/>
        <w:rPr>
          <w:rFonts w:ascii="宋体" w:hAnsi="宋体"/>
          <w:bCs/>
          <w:color w:val="000000"/>
          <w:sz w:val="18"/>
          <w:szCs w:val="18"/>
        </w:rPr>
      </w:pPr>
      <w:r>
        <w:rPr>
          <w:rFonts w:hint="eastAsia" w:ascii="宋体" w:hAnsi="宋体"/>
          <w:bCs/>
          <w:color w:val="000000"/>
          <w:sz w:val="18"/>
          <w:szCs w:val="18"/>
        </w:rPr>
        <w:t>公司</w:t>
      </w:r>
      <w:r>
        <w:rPr>
          <w:rFonts w:ascii="宋体" w:hAnsi="宋体"/>
          <w:bCs/>
          <w:color w:val="000000"/>
          <w:sz w:val="18"/>
          <w:szCs w:val="18"/>
        </w:rPr>
        <w:t>/单位名称（公章）：</w:t>
      </w:r>
      <w:r>
        <w:rPr>
          <w:rFonts w:hint="eastAsia" w:ascii="宋体" w:hAnsi="宋体"/>
          <w:bCs/>
          <w:color w:val="000000"/>
          <w:sz w:val="18"/>
          <w:szCs w:val="18"/>
        </w:rPr>
        <w:t xml:space="preserve"> </w:t>
      </w:r>
      <w:r>
        <w:rPr>
          <w:rFonts w:ascii="宋体" w:hAnsi="宋体"/>
          <w:bCs/>
          <w:color w:val="000000"/>
          <w:sz w:val="18"/>
          <w:szCs w:val="18"/>
        </w:rPr>
        <w:t xml:space="preserve">   </w:t>
      </w:r>
      <w:r>
        <w:rPr>
          <w:rFonts w:hint="eastAsia" w:ascii="宋体" w:hAnsi="宋体"/>
          <w:bCs/>
          <w:color w:val="000000"/>
          <w:sz w:val="18"/>
          <w:szCs w:val="18"/>
        </w:rPr>
        <w:t xml:space="preserve"> </w:t>
      </w:r>
      <w:r>
        <w:rPr>
          <w:rFonts w:ascii="宋体" w:hAnsi="宋体"/>
          <w:bCs/>
          <w:color w:val="000000"/>
          <w:sz w:val="18"/>
          <w:szCs w:val="18"/>
        </w:rPr>
        <w:t xml:space="preserve">   </w:t>
      </w:r>
    </w:p>
    <w:p w14:paraId="4FC37F4F">
      <w:pPr>
        <w:widowControl/>
        <w:jc w:val="right"/>
        <w:rPr>
          <w:rFonts w:ascii="宋体" w:hAnsi="宋体"/>
          <w:bCs/>
          <w:color w:val="000000"/>
          <w:sz w:val="18"/>
          <w:szCs w:val="18"/>
        </w:rPr>
      </w:pPr>
    </w:p>
    <w:p w14:paraId="7AC422AA">
      <w:pPr>
        <w:widowControl/>
        <w:jc w:val="right"/>
        <w:rPr>
          <w:rFonts w:ascii="宋体" w:hAnsi="宋体"/>
          <w:bCs/>
          <w:color w:val="000000"/>
          <w:sz w:val="18"/>
          <w:szCs w:val="18"/>
        </w:rPr>
      </w:pPr>
      <w:r>
        <w:rPr>
          <w:rFonts w:hint="eastAsia" w:ascii="宋体" w:hAnsi="宋体"/>
          <w:bCs/>
          <w:color w:val="000000"/>
          <w:sz w:val="18"/>
          <w:szCs w:val="18"/>
        </w:rPr>
        <w:t>日期：</w:t>
      </w:r>
      <w:r>
        <w:rPr>
          <w:rFonts w:ascii="宋体" w:hAnsi="宋体"/>
          <w:bCs/>
          <w:color w:val="000000"/>
          <w:sz w:val="18"/>
          <w:szCs w:val="18"/>
        </w:rPr>
        <w:t xml:space="preserve">      </w:t>
      </w:r>
      <w:r>
        <w:rPr>
          <w:rFonts w:hint="eastAsia" w:ascii="宋体" w:hAnsi="宋体"/>
          <w:bCs/>
          <w:color w:val="000000"/>
          <w:sz w:val="18"/>
          <w:szCs w:val="18"/>
        </w:rPr>
        <w:t>年</w:t>
      </w:r>
      <w:r>
        <w:rPr>
          <w:rFonts w:ascii="宋体" w:hAnsi="宋体"/>
          <w:bCs/>
          <w:color w:val="000000"/>
          <w:sz w:val="18"/>
          <w:szCs w:val="18"/>
        </w:rPr>
        <w:t xml:space="preserve">      </w:t>
      </w:r>
      <w:r>
        <w:rPr>
          <w:rFonts w:hint="eastAsia" w:ascii="宋体" w:hAnsi="宋体"/>
          <w:bCs/>
          <w:color w:val="000000"/>
          <w:sz w:val="18"/>
          <w:szCs w:val="18"/>
        </w:rPr>
        <w:t>月</w:t>
      </w:r>
      <w:r>
        <w:rPr>
          <w:rFonts w:ascii="宋体" w:hAnsi="宋体"/>
          <w:bCs/>
          <w:color w:val="000000"/>
          <w:sz w:val="18"/>
          <w:szCs w:val="18"/>
        </w:rPr>
        <w:t xml:space="preserve">      </w:t>
      </w:r>
      <w:r>
        <w:rPr>
          <w:rFonts w:hint="eastAsia" w:ascii="宋体" w:hAnsi="宋体"/>
          <w:bCs/>
          <w:color w:val="000000"/>
          <w:sz w:val="18"/>
          <w:szCs w:val="18"/>
        </w:rPr>
        <w:t>日</w:t>
      </w:r>
    </w:p>
    <w:p w14:paraId="7C1D1E46">
      <w:pPr>
        <w:rPr>
          <w:color w:val="000000"/>
        </w:rPr>
      </w:pPr>
    </w:p>
    <w:p w14:paraId="7E267641">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6BBBC408">
      <w:pPr>
        <w:spacing w:line="360" w:lineRule="auto"/>
        <w:ind w:left="180"/>
        <w:jc w:val="center"/>
        <w:rPr>
          <w:rFonts w:ascii="宋体" w:hAnsi="宋体"/>
          <w:color w:val="000000"/>
          <w:szCs w:val="21"/>
        </w:rPr>
      </w:pPr>
      <w:r>
        <w:rPr>
          <w:rFonts w:hint="eastAsia" w:ascii="宋体" w:hAnsi="宋体"/>
          <w:color w:val="000000"/>
          <w:szCs w:val="21"/>
        </w:rPr>
        <w:t>天翼云电脑权益包营销规则</w:t>
      </w:r>
    </w:p>
    <w:p w14:paraId="2C3CC365">
      <w:pPr>
        <w:numPr>
          <w:ilvl w:val="0"/>
          <w:numId w:val="6"/>
        </w:numPr>
        <w:spacing w:before="156" w:beforeLines="50"/>
        <w:ind w:left="220" w:hanging="220" w:hangingChars="122"/>
        <w:jc w:val="left"/>
        <w:rPr>
          <w:b/>
          <w:color w:val="000000"/>
          <w:sz w:val="18"/>
          <w:szCs w:val="18"/>
        </w:rPr>
      </w:pPr>
      <w:r>
        <w:rPr>
          <w:rFonts w:hint="eastAsia"/>
          <w:b/>
          <w:color w:val="000000"/>
          <w:sz w:val="18"/>
          <w:szCs w:val="18"/>
        </w:rPr>
        <w:t>使用云电脑“云桌面-服务”及“云桌面-计算单元”业务需先行在中国电信天翼云网站（https://www.ctyun.cn）注册管理员账户。已注册过的客户请填写管理员账户名（即：Bizid）；未注册供过的客户请提供管理员邮箱地址，由中国电信上海公司为客户完成注册后将相应的账户名和密码发送到客户提供的邮箱地址，客户收到后请及时修改密码。</w:t>
      </w:r>
    </w:p>
    <w:p w14:paraId="69BC70D8">
      <w:pPr>
        <w:numPr>
          <w:ilvl w:val="0"/>
          <w:numId w:val="6"/>
        </w:numPr>
        <w:spacing w:before="156" w:beforeLines="50"/>
        <w:ind w:left="220" w:hanging="220" w:hangingChars="122"/>
        <w:jc w:val="left"/>
        <w:rPr>
          <w:b/>
          <w:color w:val="000000"/>
          <w:sz w:val="18"/>
          <w:szCs w:val="18"/>
        </w:rPr>
      </w:pPr>
      <w:r>
        <w:rPr>
          <w:rFonts w:hint="eastAsia"/>
          <w:b/>
          <w:color w:val="000000"/>
          <w:sz w:val="18"/>
          <w:szCs w:val="18"/>
        </w:rPr>
        <w:t>云电脑“云桌面-服务”业务订购后次月生效，首月按天计费，协议期一年。协议期内,因客户原因退出业务或导致业务提前终止的,客户应结清之前已使用的费用及违约金,并支付提前退出违约金：剩余协议期6个月（含）以下的，收取1个月增值业务基本资费作为违约金，剩余协议期6个月以上的，收取剩余协议期的月份/12（向上取整）*2个月增值业务基本资费作为违约金，其中月基本费：20元/月/个。</w:t>
      </w:r>
    </w:p>
    <w:p w14:paraId="318ADEE4">
      <w:pPr>
        <w:numPr>
          <w:ilvl w:val="0"/>
          <w:numId w:val="6"/>
        </w:numPr>
        <w:spacing w:before="156" w:beforeLines="50"/>
        <w:ind w:left="220" w:hanging="220" w:hangingChars="122"/>
        <w:jc w:val="left"/>
        <w:rPr>
          <w:b/>
          <w:color w:val="000000"/>
          <w:sz w:val="18"/>
          <w:szCs w:val="18"/>
        </w:rPr>
      </w:pPr>
      <w:r>
        <w:rPr>
          <w:rFonts w:hint="eastAsia"/>
          <w:b/>
          <w:color w:val="000000"/>
          <w:sz w:val="18"/>
          <w:szCs w:val="18"/>
        </w:rPr>
        <w:t>云电脑“云桌面-计算单元”业务订购后次月生效，首月按天计费，协议期一年。协议期内,因客户原因退出增值业务可选包或导致增值业务可选包提前终止的,客户应结清之前已使用的费用及违约金,并根据所选增值业务可选包支付提前退出违约金：剩余协议期6个月（含）以下的，收取1个月增值业务可选包基本资费的违约金，剩余协议期6个月以上的，收取剩余协议期的月份/12（向上取整）*2个月增值业务可选包基本资费，其中月基本费：75元/月/个。</w:t>
      </w:r>
    </w:p>
    <w:p w14:paraId="32A82CBF">
      <w:pPr>
        <w:numPr>
          <w:ilvl w:val="0"/>
          <w:numId w:val="6"/>
        </w:numPr>
        <w:spacing w:before="156" w:beforeLines="50"/>
        <w:ind w:left="220" w:hanging="220" w:hangingChars="122"/>
        <w:jc w:val="left"/>
        <w:rPr>
          <w:b/>
          <w:color w:val="000000"/>
          <w:sz w:val="18"/>
          <w:szCs w:val="18"/>
        </w:rPr>
      </w:pPr>
      <w:r>
        <w:rPr>
          <w:rFonts w:hint="eastAsia"/>
          <w:b/>
          <w:color w:val="000000"/>
          <w:sz w:val="18"/>
          <w:szCs w:val="18"/>
        </w:rPr>
        <w:t>请认真阅读中国电信天翼云网站https://www.ctyun.cn注册相关协议内容：《中国电信天翼云用户协议》、《中国电信天翼云隐私政策》（用户协议内容详见网址：https://www.ctyun.cn/h5/home/protocol/10144340、隐私政策内容详见网址：https://www.ctyun.cn/h5/home/#/protocol/10139040）。</w:t>
      </w:r>
    </w:p>
    <w:p w14:paraId="37653A56">
      <w:pPr>
        <w:numPr>
          <w:ilvl w:val="0"/>
          <w:numId w:val="6"/>
        </w:numPr>
        <w:spacing w:before="156" w:beforeLines="50"/>
        <w:ind w:left="220" w:hanging="220" w:hangingChars="122"/>
        <w:jc w:val="left"/>
        <w:rPr>
          <w:b/>
          <w:color w:val="000000"/>
          <w:sz w:val="18"/>
          <w:szCs w:val="18"/>
        </w:rPr>
      </w:pPr>
      <w:r>
        <w:rPr>
          <w:rFonts w:hint="eastAsia"/>
          <w:b/>
          <w:color w:val="000000"/>
          <w:sz w:val="18"/>
          <w:szCs w:val="18"/>
        </w:rPr>
        <w:t>在用客户参加本活动的，若变更前的原套餐资费标准为次月生效模式的，则变更当月至本活动套餐资费标准生效期间，仍维持原套餐资费。</w:t>
      </w:r>
    </w:p>
    <w:p w14:paraId="230DB2D4">
      <w:pPr>
        <w:numPr>
          <w:ilvl w:val="0"/>
          <w:numId w:val="6"/>
        </w:numPr>
        <w:spacing w:before="156" w:beforeLines="50"/>
        <w:ind w:left="220" w:hanging="220" w:hangingChars="122"/>
        <w:jc w:val="left"/>
        <w:rPr>
          <w:b/>
          <w:color w:val="000000"/>
          <w:sz w:val="18"/>
          <w:szCs w:val="18"/>
        </w:rPr>
      </w:pPr>
      <w:bookmarkStart w:id="10" w:name="_Hlk195029999"/>
      <w:r>
        <w:rPr>
          <w:rFonts w:hint="eastAsia"/>
          <w:b/>
          <w:color w:val="000000"/>
          <w:sz w:val="18"/>
          <w:szCs w:val="18"/>
        </w:rPr>
        <w:t>本规则是《中国电信股份有限公司上海分公司智云随选-开店宝基础版套餐申请登记表》（“《申请登记表》”）的组成部分，用户在《申请登记表》上盖章即表示认可本规则内容。</w:t>
      </w:r>
    </w:p>
    <w:bookmarkEnd w:id="10"/>
    <w:p w14:paraId="5E237F01">
      <w:pPr>
        <w:widowControl/>
        <w:jc w:val="left"/>
        <w:rPr>
          <w:rFonts w:ascii="宋体" w:hAnsi="宋体"/>
          <w:bCs/>
          <w:color w:val="000000"/>
          <w:sz w:val="18"/>
          <w:szCs w:val="18"/>
        </w:rPr>
      </w:pPr>
    </w:p>
    <w:p w14:paraId="63B51958">
      <w:pPr>
        <w:jc w:val="center"/>
        <w:rPr>
          <w:rFonts w:ascii="宋体" w:hAnsi="宋体"/>
          <w:color w:val="000000"/>
          <w:szCs w:val="21"/>
        </w:rPr>
      </w:pPr>
      <w:r>
        <w:rPr>
          <w:rFonts w:hint="eastAsia" w:ascii="宋体" w:hAnsi="宋体"/>
          <w:color w:val="000000"/>
          <w:szCs w:val="21"/>
        </w:rPr>
        <w:br w:type="page"/>
      </w:r>
      <w:bookmarkStart w:id="11" w:name="_Hlk192518799"/>
      <w:r>
        <w:rPr>
          <w:rFonts w:hint="eastAsia" w:ascii="宋体" w:hAnsi="宋体"/>
          <w:color w:val="000000"/>
          <w:szCs w:val="21"/>
        </w:rPr>
        <w:t>中国电信股份有限公司上海分公司</w:t>
      </w:r>
    </w:p>
    <w:p w14:paraId="780BC81E">
      <w:pPr>
        <w:spacing w:line="360" w:lineRule="auto"/>
        <w:ind w:left="180"/>
        <w:jc w:val="center"/>
        <w:rPr>
          <w:rFonts w:ascii="宋体" w:hAnsi="宋体"/>
          <w:color w:val="000000"/>
          <w:szCs w:val="21"/>
        </w:rPr>
      </w:pPr>
      <w:r>
        <w:rPr>
          <w:rFonts w:hint="eastAsia" w:ascii="宋体" w:hAnsi="宋体"/>
          <w:color w:val="000000"/>
          <w:szCs w:val="21"/>
        </w:rPr>
        <w:t>天翼云眼/明厨亮灶加装包权益包营销规则</w:t>
      </w:r>
    </w:p>
    <w:p w14:paraId="6B4F4BAC">
      <w:pPr>
        <w:tabs>
          <w:tab w:val="left" w:pos="360"/>
        </w:tabs>
        <w:rPr>
          <w:rFonts w:ascii="宋体" w:hAnsi="宋体"/>
          <w:sz w:val="18"/>
          <w:szCs w:val="18"/>
        </w:rPr>
      </w:pPr>
      <w:r>
        <w:rPr>
          <w:rFonts w:hint="eastAsia" w:ascii="宋体" w:hAnsi="宋体"/>
          <w:sz w:val="18"/>
          <w:szCs w:val="18"/>
        </w:rPr>
        <w:t>甲方（用户）基于对乙方</w:t>
      </w:r>
      <w:r>
        <w:rPr>
          <w:rFonts w:hint="eastAsia" w:ascii="宋体" w:hAnsi="宋体"/>
          <w:bCs/>
          <w:color w:val="000000"/>
          <w:sz w:val="18"/>
          <w:szCs w:val="18"/>
        </w:rPr>
        <w:t>（中国电信股份有限公司上海分公司）</w:t>
      </w:r>
      <w:r>
        <w:rPr>
          <w:rFonts w:hint="eastAsia" w:ascii="宋体" w:hAnsi="宋体"/>
          <w:sz w:val="18"/>
          <w:szCs w:val="18"/>
        </w:rPr>
        <w:t>本受理单中所勾选的业务项目的了解和需求，经过慎重考虑和选择，自愿选用乙方提供的业务。甲、乙双方本着平等、自愿、互惠的原则，达成以下协议。</w:t>
      </w:r>
    </w:p>
    <w:p w14:paraId="7E9799DB">
      <w:pPr>
        <w:tabs>
          <w:tab w:val="left" w:pos="360"/>
        </w:tabs>
        <w:rPr>
          <w:rFonts w:ascii="宋体" w:hAnsi="宋体"/>
          <w:sz w:val="18"/>
          <w:szCs w:val="18"/>
        </w:rPr>
      </w:pPr>
      <w:r>
        <w:rPr>
          <w:rFonts w:hint="eastAsia" w:ascii="宋体" w:hAnsi="宋体"/>
          <w:sz w:val="18"/>
          <w:szCs w:val="18"/>
        </w:rPr>
        <w:t>1、</w:t>
      </w:r>
      <w:r>
        <w:rPr>
          <w:rFonts w:hint="eastAsia" w:ascii="宋体" w:hAnsi="宋体"/>
          <w:b/>
          <w:bCs/>
          <w:sz w:val="18"/>
          <w:szCs w:val="18"/>
        </w:rPr>
        <w:t>本业务协议期为一年，自客户所选择产品完工之次月1日起算，首月资费以月服务费为基数按天折算。协议期满后，若客户不作变更，则本业务自动延展12个月，延展次数不限</w:t>
      </w:r>
      <w:r>
        <w:rPr>
          <w:rFonts w:hint="eastAsia" w:ascii="宋体" w:hAnsi="宋体"/>
          <w:sz w:val="18"/>
          <w:szCs w:val="18"/>
        </w:rPr>
        <w:t>；若中国电信上海公司不能向客户提供原产品资费，有义务提前一个月通知客户，重新签订新的业务。</w:t>
      </w:r>
      <w:r>
        <w:rPr>
          <w:rFonts w:hint="eastAsia" w:ascii="宋体" w:hAnsi="宋体"/>
          <w:b/>
          <w:bCs/>
          <w:sz w:val="18"/>
          <w:szCs w:val="18"/>
        </w:rPr>
        <w:t>协议期满后，客户不续约的，可以办理相关产品注销手续</w:t>
      </w:r>
      <w:r>
        <w:rPr>
          <w:rFonts w:hint="eastAsia" w:ascii="宋体" w:hAnsi="宋体"/>
          <w:sz w:val="18"/>
          <w:szCs w:val="18"/>
        </w:rPr>
        <w:t>。</w:t>
      </w:r>
    </w:p>
    <w:p w14:paraId="4F3FD65D">
      <w:pPr>
        <w:tabs>
          <w:tab w:val="left" w:pos="360"/>
        </w:tabs>
        <w:rPr>
          <w:rFonts w:ascii="宋体" w:hAnsi="宋体"/>
          <w:sz w:val="18"/>
          <w:szCs w:val="18"/>
        </w:rPr>
      </w:pPr>
      <w:r>
        <w:rPr>
          <w:rFonts w:hint="eastAsia" w:ascii="宋体" w:hAnsi="宋体"/>
          <w:sz w:val="18"/>
          <w:szCs w:val="18"/>
        </w:rPr>
        <w:t>2、乙方基于其通讯网络和公共服务平台，并按照国家相关法律法规、服务规范提供服务。</w:t>
      </w:r>
      <w:r>
        <w:rPr>
          <w:rFonts w:hint="eastAsia" w:ascii="宋体" w:hAnsi="宋体"/>
          <w:b/>
          <w:bCs/>
          <w:sz w:val="18"/>
          <w:szCs w:val="18"/>
        </w:rPr>
        <w:t>甲方保证遵守国家有关法律、法规。甲方承诺：</w:t>
      </w:r>
    </w:p>
    <w:p w14:paraId="3037FCDE">
      <w:pPr>
        <w:tabs>
          <w:tab w:val="left" w:pos="360"/>
        </w:tabs>
        <w:rPr>
          <w:rFonts w:ascii="宋体" w:hAnsi="宋体"/>
          <w:sz w:val="18"/>
          <w:szCs w:val="18"/>
        </w:rPr>
      </w:pPr>
      <w:r>
        <w:rPr>
          <w:rFonts w:hint="eastAsia" w:ascii="宋体" w:hAnsi="宋体"/>
          <w:sz w:val="18"/>
          <w:szCs w:val="18"/>
        </w:rPr>
        <w:t>（1）不得利用乙方提供的服务从事违法违规、违背公序良俗、侵害第三方合法权益和有损乙方利益的行为。</w:t>
      </w:r>
    </w:p>
    <w:p w14:paraId="09312931">
      <w:pPr>
        <w:tabs>
          <w:tab w:val="left" w:pos="360"/>
        </w:tabs>
        <w:rPr>
          <w:rFonts w:ascii="宋体" w:hAnsi="宋体"/>
          <w:sz w:val="18"/>
          <w:szCs w:val="18"/>
        </w:rPr>
      </w:pPr>
      <w:r>
        <w:rPr>
          <w:rFonts w:hint="eastAsia" w:ascii="宋体" w:hAnsi="宋体"/>
          <w:sz w:val="18"/>
          <w:szCs w:val="18"/>
        </w:rPr>
        <w:t>（2）不得未经乙方书面同意，转让天翼云眼业务的使用权；</w:t>
      </w:r>
    </w:p>
    <w:p w14:paraId="4B5BB8C2">
      <w:pPr>
        <w:tabs>
          <w:tab w:val="left" w:pos="360"/>
        </w:tabs>
        <w:rPr>
          <w:rFonts w:ascii="宋体" w:hAnsi="宋体"/>
          <w:sz w:val="18"/>
          <w:szCs w:val="18"/>
        </w:rPr>
      </w:pPr>
      <w:r>
        <w:rPr>
          <w:rFonts w:hint="eastAsia" w:ascii="宋体" w:hAnsi="宋体"/>
          <w:sz w:val="18"/>
          <w:szCs w:val="18"/>
        </w:rPr>
        <w:t>（3）不得未经乙方书面同意，将乙方提供给甲方的图像、分析结果等服务成果提供给第三方。</w:t>
      </w:r>
    </w:p>
    <w:p w14:paraId="56F7716A">
      <w:pPr>
        <w:tabs>
          <w:tab w:val="left" w:pos="360"/>
        </w:tabs>
        <w:rPr>
          <w:rFonts w:ascii="宋体" w:hAnsi="宋体"/>
          <w:sz w:val="18"/>
          <w:szCs w:val="18"/>
        </w:rPr>
      </w:pPr>
      <w:r>
        <w:rPr>
          <w:rFonts w:hint="eastAsia" w:ascii="宋体" w:hAnsi="宋体"/>
          <w:b/>
          <w:bCs/>
          <w:sz w:val="18"/>
          <w:szCs w:val="18"/>
        </w:rPr>
        <w:t>若甲方有上述行为之一的，乙方有权停止对甲方提供服务，由此产生的一切责任和损失由甲方承担。如因甲方原因导致第三方向乙方主张权利的，乙方承担责任后可向甲方追偿</w:t>
      </w:r>
      <w:r>
        <w:rPr>
          <w:rFonts w:hint="eastAsia" w:ascii="宋体" w:hAnsi="宋体"/>
          <w:sz w:val="18"/>
          <w:szCs w:val="18"/>
        </w:rPr>
        <w:t>。</w:t>
      </w:r>
    </w:p>
    <w:p w14:paraId="5916B0AA">
      <w:pPr>
        <w:tabs>
          <w:tab w:val="left" w:pos="360"/>
        </w:tabs>
        <w:rPr>
          <w:rFonts w:ascii="宋体" w:hAnsi="宋体"/>
          <w:sz w:val="18"/>
          <w:szCs w:val="18"/>
        </w:rPr>
      </w:pPr>
      <w:r>
        <w:rPr>
          <w:rFonts w:hint="eastAsia" w:ascii="宋体" w:hAnsi="宋体"/>
          <w:sz w:val="18"/>
          <w:szCs w:val="18"/>
        </w:rPr>
        <w:t>3、甲方申请所勾选的业务时，需出示和提供相应业务所必须涉及的相关资质文件和复印件，企业用户应包括经办人有效身份证件、单位证明经办人身份的介绍信、营业执照或组织机构代码证的复印件，上述证件需加盖公章（乙方有权根据国家相应法律法规更新企业用户相关资质和复印件）。</w:t>
      </w:r>
      <w:r>
        <w:rPr>
          <w:rFonts w:hint="eastAsia" w:ascii="宋体" w:hAnsi="宋体"/>
          <w:b/>
          <w:bCs/>
          <w:sz w:val="18"/>
          <w:szCs w:val="18"/>
        </w:rPr>
        <w:t>甲方保证所提供的相关客户资料的真实性和准确性；甲方有义务配合乙方工作人员核对相关材料。乙方如发现甲方所填写或所提供的内容与实际不符，有权终止本协议。甲方需配合乙方进行设备安装调测，安装现场联系人确保可使用业务使用账号登录天翼云眼APP配合完工交付。</w:t>
      </w:r>
    </w:p>
    <w:p w14:paraId="2B373216">
      <w:pPr>
        <w:tabs>
          <w:tab w:val="left" w:pos="360"/>
        </w:tabs>
        <w:rPr>
          <w:rFonts w:ascii="宋体" w:hAnsi="宋体"/>
          <w:sz w:val="18"/>
          <w:szCs w:val="18"/>
        </w:rPr>
      </w:pPr>
      <w:r>
        <w:rPr>
          <w:rFonts w:ascii="宋体" w:hAnsi="宋体"/>
          <w:sz w:val="18"/>
          <w:szCs w:val="18"/>
        </w:rPr>
        <w:t>4</w:t>
      </w:r>
      <w:r>
        <w:rPr>
          <w:rFonts w:hint="eastAsia" w:ascii="宋体" w:hAnsi="宋体"/>
          <w:sz w:val="18"/>
          <w:szCs w:val="18"/>
        </w:rPr>
        <w:t>、甲方未经乙方书面同意不得转让甲方已订购业务的使用权，否则，甲方将承担其行为所引发的一切责任。甲方应出于合法正当的目的，妥善使用乙方提供的服务成果，避免侵害第三方合法权益。</w:t>
      </w:r>
    </w:p>
    <w:p w14:paraId="3B381C34">
      <w:pPr>
        <w:tabs>
          <w:tab w:val="left" w:pos="360"/>
        </w:tabs>
        <w:rPr>
          <w:rFonts w:ascii="宋体" w:hAnsi="宋体"/>
          <w:sz w:val="18"/>
          <w:szCs w:val="18"/>
        </w:rPr>
      </w:pPr>
      <w:r>
        <w:rPr>
          <w:rFonts w:hint="eastAsia" w:ascii="宋体" w:hAnsi="宋体"/>
          <w:sz w:val="18"/>
          <w:szCs w:val="18"/>
        </w:rPr>
        <w:t>5、甲方客户资料发生变化时，应及时通知乙方。且乙方有权根据国家相应法律法规更新企业用户相关资质和复印件要求，甲方应予以配合。</w:t>
      </w:r>
      <w:r>
        <w:rPr>
          <w:rFonts w:hint="eastAsia" w:ascii="宋体" w:hAnsi="宋体"/>
          <w:b/>
          <w:bCs/>
          <w:sz w:val="18"/>
          <w:szCs w:val="18"/>
        </w:rPr>
        <w:t>凡因甲方提供的客户资料不详或不准确或不真实，造成甲方无法收到业务变更等通知的情况，由此产生的一切后果均由甲方承担。</w:t>
      </w:r>
    </w:p>
    <w:p w14:paraId="5B45CB8E">
      <w:pPr>
        <w:tabs>
          <w:tab w:val="left" w:pos="360"/>
        </w:tabs>
        <w:rPr>
          <w:rFonts w:ascii="宋体" w:hAnsi="宋体"/>
          <w:b/>
          <w:bCs/>
          <w:sz w:val="18"/>
          <w:szCs w:val="18"/>
        </w:rPr>
      </w:pPr>
      <w:r>
        <w:rPr>
          <w:rFonts w:hint="eastAsia" w:ascii="宋体" w:hAnsi="宋体"/>
          <w:sz w:val="18"/>
          <w:szCs w:val="18"/>
        </w:rPr>
        <w:t>6、</w:t>
      </w:r>
      <w:r>
        <w:rPr>
          <w:rFonts w:hint="eastAsia" w:ascii="宋体" w:hAnsi="宋体"/>
          <w:b/>
          <w:bCs/>
          <w:sz w:val="18"/>
          <w:szCs w:val="18"/>
        </w:rPr>
        <w:t>甲方勾选的业务均为付费业务。(1)办理中国电信天翼云眼业务，业务开通完工首月按天收取相应的费用。(2)申请关闭中国电信天翼云眼业务时，申请关闭当月按天折算收取相应费用，次月开始不收取相关费用。</w:t>
      </w:r>
      <w:r>
        <w:rPr>
          <w:rFonts w:ascii="宋体" w:hAnsi="宋体"/>
          <w:b/>
          <w:bCs/>
          <w:sz w:val="18"/>
          <w:szCs w:val="18"/>
        </w:rPr>
        <w:t>仍在协议期内的用户还应支付相应的提前退出违约金。</w:t>
      </w:r>
      <w:r>
        <w:rPr>
          <w:rFonts w:hint="eastAsia" w:ascii="宋体" w:hAnsi="宋体"/>
          <w:b/>
          <w:bCs/>
          <w:sz w:val="18"/>
          <w:szCs w:val="18"/>
        </w:rPr>
        <w:t>(3)终端设备服务上门安装设备时，若终端网络布线超过标准长度（10米）或客户需要室内暗管布线、穿墙打洞服务，需另行协商收费。（4）终端设备服务上门安装设备时，乙方不负责现场安装后相关墙面、装饰等的修复。（5）甲方申请办理天翼云眼的拆机和移机业务，乙方针对终端设备进行拆除后，不负责现场拆除后相关墙面、装饰等的修复。</w:t>
      </w:r>
    </w:p>
    <w:p w14:paraId="0A478150">
      <w:pPr>
        <w:tabs>
          <w:tab w:val="left" w:pos="360"/>
        </w:tabs>
        <w:rPr>
          <w:rFonts w:ascii="宋体" w:hAnsi="宋体"/>
          <w:sz w:val="18"/>
          <w:szCs w:val="18"/>
        </w:rPr>
      </w:pPr>
      <w:r>
        <w:rPr>
          <w:rFonts w:hint="eastAsia" w:ascii="宋体" w:hAnsi="宋体"/>
          <w:b/>
          <w:bCs/>
          <w:sz w:val="18"/>
          <w:szCs w:val="18"/>
        </w:rPr>
        <w:t>7、甲方申请办理天翼云眼的移机业务，需妥善保管终端设备并携带至新地址。</w:t>
      </w:r>
    </w:p>
    <w:p w14:paraId="1D33718C">
      <w:pPr>
        <w:tabs>
          <w:tab w:val="left" w:pos="360"/>
        </w:tabs>
        <w:rPr>
          <w:rFonts w:ascii="宋体" w:hAnsi="宋体"/>
          <w:b/>
          <w:bCs/>
          <w:sz w:val="18"/>
          <w:szCs w:val="18"/>
        </w:rPr>
      </w:pPr>
      <w:r>
        <w:rPr>
          <w:rFonts w:ascii="宋体" w:hAnsi="宋体"/>
          <w:sz w:val="18"/>
          <w:szCs w:val="18"/>
        </w:rPr>
        <w:t>8</w:t>
      </w:r>
      <w:r>
        <w:rPr>
          <w:rFonts w:hint="eastAsia" w:ascii="宋体" w:hAnsi="宋体"/>
          <w:sz w:val="18"/>
          <w:szCs w:val="18"/>
        </w:rPr>
        <w:t>、</w:t>
      </w:r>
      <w:r>
        <w:rPr>
          <w:rFonts w:hint="eastAsia" w:ascii="宋体" w:hAnsi="宋体"/>
          <w:b/>
          <w:bCs/>
          <w:sz w:val="18"/>
          <w:szCs w:val="18"/>
        </w:rPr>
        <w:t>甲方逾期支付费用的，乙方有权对甲方按所欠费用每个日历日加收3‰的违约金。如甲方超过30日仍未交纳应交费用，乙方有权暂停向甲方提供服务，在暂停服务60日内甲方仍未补交应交费用和违约金的，乙方有权终止对甲方提供服务，并依法追缴欠费和违约金。</w:t>
      </w:r>
    </w:p>
    <w:p w14:paraId="69C103B7">
      <w:pPr>
        <w:tabs>
          <w:tab w:val="left" w:pos="360"/>
        </w:tabs>
        <w:rPr>
          <w:rFonts w:hint="eastAsia" w:ascii="宋体" w:hAnsi="宋体"/>
          <w:b/>
          <w:bCs/>
          <w:sz w:val="18"/>
          <w:szCs w:val="18"/>
        </w:rPr>
      </w:pPr>
      <w:r>
        <w:rPr>
          <w:rFonts w:ascii="宋体" w:hAnsi="宋体"/>
          <w:sz w:val="18"/>
          <w:szCs w:val="18"/>
        </w:rPr>
        <w:t>9</w:t>
      </w:r>
      <w:r>
        <w:rPr>
          <w:rFonts w:hint="eastAsia" w:ascii="宋体" w:hAnsi="宋体"/>
          <w:sz w:val="18"/>
          <w:szCs w:val="18"/>
        </w:rPr>
        <w:t>、</w:t>
      </w:r>
      <w:r>
        <w:rPr>
          <w:rFonts w:hint="eastAsia" w:ascii="宋体" w:hAnsi="宋体"/>
          <w:b/>
          <w:bCs/>
          <w:sz w:val="18"/>
          <w:szCs w:val="18"/>
        </w:rPr>
        <w:t>用户订购使用天翼云眼业务时应当承诺，已向有关自然人（包括但不限于出入客户所属场所的人员）明确告知拍摄及记录出入信息的行为，并已取得其合法有效的知情同意。用户不得将获取的内容通过其他途径复制、发布、传播、向他人提供，不得超出天翼云眼业务用途使用或用作商业用途。如因用户原因（包括但不限于未取得相关自然人同意、未按照约定用途及方式使用业务等）导致个人信息和隐私的不当或非法收集/使用/存储、泄露以及其他侵犯任何第三方合法权益（包括但不限于隐私权、肖像权等人身权利）的情形，用户应当承担相应法律责任。如因此给中国电信上海公司或任何第三方造成损失的，用户应当向中国电信上海公司及第三方赔偿。</w:t>
      </w:r>
    </w:p>
    <w:p w14:paraId="1A99FDC9">
      <w:pPr>
        <w:tabs>
          <w:tab w:val="left" w:pos="360"/>
        </w:tabs>
        <w:rPr>
          <w:rFonts w:hint="eastAsia" w:ascii="宋体" w:hAnsi="宋体"/>
          <w:b/>
          <w:bCs/>
          <w:sz w:val="18"/>
          <w:szCs w:val="18"/>
        </w:rPr>
      </w:pPr>
    </w:p>
    <w:p w14:paraId="5C370D1A">
      <w:pPr>
        <w:tabs>
          <w:tab w:val="left" w:pos="360"/>
        </w:tabs>
        <w:rPr>
          <w:rFonts w:ascii="宋体" w:hAnsi="宋体"/>
          <w:b/>
          <w:sz w:val="18"/>
          <w:szCs w:val="18"/>
        </w:rPr>
      </w:pPr>
      <w:r>
        <w:rPr>
          <w:rFonts w:ascii="宋体" w:hAnsi="宋体"/>
          <w:b/>
          <w:sz w:val="18"/>
          <w:szCs w:val="18"/>
        </w:rPr>
        <w:t>10</w:t>
      </w:r>
      <w:r>
        <w:rPr>
          <w:rFonts w:hint="eastAsia" w:ascii="宋体" w:hAnsi="宋体"/>
          <w:b/>
          <w:sz w:val="18"/>
          <w:szCs w:val="18"/>
        </w:rPr>
        <w:t>、为提供视频收编、人脸布控和车牌布控功能，甲方需委托乙方处理相关个人信息，双方同意按照本条约定执行：</w:t>
      </w:r>
    </w:p>
    <w:p w14:paraId="36161D6F">
      <w:pPr>
        <w:rPr>
          <w:rFonts w:ascii="宋体" w:hAnsi="宋体"/>
          <w:b/>
          <w:sz w:val="18"/>
          <w:szCs w:val="18"/>
        </w:rPr>
      </w:pPr>
      <w:r>
        <w:rPr>
          <w:rFonts w:hint="eastAsia" w:ascii="宋体" w:hAnsi="宋体"/>
          <w:b/>
          <w:sz w:val="18"/>
          <w:szCs w:val="18"/>
        </w:rPr>
        <w:t>（1）甲方委托乙方处理的个人信息种类包括：姓名、人脸信息、车牌信息；处理个人信息的期限：与提供服务的期限相同、处理方式：存储、使用。</w:t>
      </w:r>
    </w:p>
    <w:p w14:paraId="1EC7A5E9">
      <w:pPr>
        <w:rPr>
          <w:rFonts w:ascii="宋体" w:hAnsi="宋体"/>
          <w:b/>
          <w:sz w:val="18"/>
          <w:szCs w:val="18"/>
        </w:rPr>
      </w:pPr>
      <w:r>
        <w:rPr>
          <w:rFonts w:hint="eastAsia" w:ascii="宋体" w:hAnsi="宋体"/>
          <w:b/>
          <w:sz w:val="18"/>
          <w:szCs w:val="18"/>
        </w:rPr>
        <w:t>（2）甲方保证，其委托乙方处理个人信息已经向个人信息主体履行了法定告知义务，并取得了其同意。甲方保证，其委托乙方处理的个人信息来源合法合规，不存在违反法律法规、监管要求的情况。</w:t>
      </w:r>
    </w:p>
    <w:p w14:paraId="174E1481">
      <w:pPr>
        <w:tabs>
          <w:tab w:val="left" w:pos="360"/>
        </w:tabs>
        <w:rPr>
          <w:rFonts w:ascii="宋体" w:hAnsi="宋体"/>
          <w:b/>
          <w:sz w:val="18"/>
          <w:szCs w:val="18"/>
        </w:rPr>
      </w:pPr>
      <w:r>
        <w:rPr>
          <w:rFonts w:hint="eastAsia" w:ascii="宋体" w:hAnsi="宋体"/>
          <w:b/>
          <w:sz w:val="18"/>
          <w:szCs w:val="18"/>
        </w:rPr>
        <w:t>（3）甲方应当严格按照相关法律法规规定，采取措施确保个人信息处理活动符合法律、行政法规的规定，防止未经授权的访问以及个人信息和数据的泄露、篡改、丢失。</w:t>
      </w:r>
    </w:p>
    <w:p w14:paraId="2323AD48">
      <w:pPr>
        <w:tabs>
          <w:tab w:val="left" w:pos="360"/>
        </w:tabs>
        <w:rPr>
          <w:rFonts w:ascii="宋体" w:hAnsi="宋体"/>
          <w:b/>
          <w:sz w:val="18"/>
          <w:szCs w:val="18"/>
        </w:rPr>
      </w:pPr>
      <w:r>
        <w:rPr>
          <w:rFonts w:hint="eastAsia" w:ascii="宋体" w:hAnsi="宋体"/>
          <w:b/>
          <w:sz w:val="18"/>
          <w:szCs w:val="18"/>
        </w:rPr>
        <w:t>（4）乙方有权对甲方提供的个人信息来源合法合规性情况进行检查。对于乙方检查发现甲方个人信息来源违反法律法规、监管要求，或者就其向乙方提供的个人信息未依法向个人履行法定告知义务、未取得个人同意，乙方有权要求甲方在一定期限内整改。如果甲方未按照乙方要求整改或整改未达到乙方的相关要求，乙方有权解除本协议，且不承担赔偿责任；由此给乙方造成损失的，甲方应当全额赔偿。</w:t>
      </w:r>
    </w:p>
    <w:p w14:paraId="657C59EC">
      <w:pPr>
        <w:tabs>
          <w:tab w:val="left" w:pos="360"/>
        </w:tabs>
        <w:rPr>
          <w:rFonts w:ascii="宋体" w:hAnsi="宋体"/>
          <w:b/>
          <w:sz w:val="18"/>
          <w:szCs w:val="18"/>
        </w:rPr>
      </w:pPr>
      <w:r>
        <w:rPr>
          <w:rFonts w:hint="eastAsia" w:ascii="宋体" w:hAnsi="宋体"/>
          <w:b/>
          <w:sz w:val="18"/>
          <w:szCs w:val="18"/>
        </w:rPr>
        <w:t>（5）甲方违反本协议和附件中个人信息保护相关条款和相关法律法规、监管要求的，甲方应当承担一切民事、行政和刑事责任，如因此给个人信息主体、乙方或其他人造成任何损失的，甲方应当承担全部责任。</w:t>
      </w:r>
    </w:p>
    <w:p w14:paraId="612F9C38">
      <w:pPr>
        <w:tabs>
          <w:tab w:val="left" w:pos="360"/>
        </w:tabs>
        <w:rPr>
          <w:rFonts w:ascii="宋体" w:hAnsi="宋体"/>
          <w:b/>
          <w:sz w:val="18"/>
          <w:szCs w:val="18"/>
        </w:rPr>
      </w:pPr>
      <w:r>
        <w:rPr>
          <w:rFonts w:ascii="宋体" w:hAnsi="宋体"/>
          <w:b/>
          <w:sz w:val="18"/>
          <w:szCs w:val="18"/>
        </w:rPr>
        <w:t>11、</w:t>
      </w:r>
      <w:r>
        <w:rPr>
          <w:rFonts w:hint="eastAsia" w:ascii="宋体" w:hAnsi="宋体"/>
          <w:b/>
          <w:sz w:val="18"/>
          <w:szCs w:val="18"/>
        </w:rPr>
        <w:t>甲方使用视频收编时，若需要将视频传输至第三方平台，甲方同意乙方向该第三方提供视频内容中包括的个人信息（姓名、人脸信息、车牌信息）提供给相应第三方，且甲方保证已经就上述行为向个人信息主体履行了法定告知义务，并取得了其同意。</w:t>
      </w:r>
    </w:p>
    <w:p w14:paraId="481C1B6E">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2、甲方所申请的天翼云眼业务（含视频监控、云回看、AI分析等）</w:t>
      </w:r>
      <w:r>
        <w:rPr>
          <w:rFonts w:hint="eastAsia" w:ascii="宋体" w:hAnsi="宋体"/>
          <w:b/>
          <w:bCs/>
          <w:sz w:val="18"/>
          <w:szCs w:val="18"/>
        </w:rPr>
        <w:t>仅限本企业内部自用，不得以任何方式提供给第三方使用，一经发现违规行为，乙方有权立即终止提供所有服务，本协议终止。</w:t>
      </w:r>
    </w:p>
    <w:p w14:paraId="418BBEEC">
      <w:pPr>
        <w:numPr>
          <w:ilvl w:val="0"/>
          <w:numId w:val="0"/>
        </w:numPr>
        <w:tabs>
          <w:tab w:val="left" w:pos="360"/>
        </w:tabs>
        <w:rPr>
          <w:rFonts w:ascii="宋体" w:hAnsi="宋体"/>
          <w:sz w:val="18"/>
          <w:szCs w:val="18"/>
        </w:rPr>
      </w:pPr>
      <w:r>
        <w:rPr>
          <w:rFonts w:ascii="宋体" w:hAnsi="宋体"/>
          <w:sz w:val="18"/>
          <w:szCs w:val="18"/>
        </w:rPr>
        <w:t>1</w:t>
      </w:r>
      <w:r>
        <w:rPr>
          <w:rFonts w:hint="eastAsia" w:ascii="宋体" w:hAnsi="宋体"/>
          <w:sz w:val="18"/>
          <w:szCs w:val="18"/>
        </w:rPr>
        <w:t>3、套餐内摄像机设备所有权自设备安装交付完工之日起归属客户，首年套餐资费内包含设备费用，设备费用开票税率为13%。天翼云眼终端保修时长为2年，保修期内非人为损坏、非进水类故障，保内邮寄换新：寄到以下地址进行换新（顺丰包邮），邮寄前提前电话沟通是否有备机，如有备机请在包装内留好回寄地址，设备故障，联系电话等信息：</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
        <w:gridCol w:w="1703"/>
        <w:gridCol w:w="1704"/>
        <w:gridCol w:w="1704"/>
        <w:gridCol w:w="1704"/>
      </w:tblGrid>
      <w:tr w14:paraId="1EAB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noWrap w:val="0"/>
            <w:vAlign w:val="top"/>
          </w:tcPr>
          <w:p w14:paraId="64CA17EA">
            <w:pPr>
              <w:tabs>
                <w:tab w:val="left" w:pos="360"/>
              </w:tabs>
              <w:rPr>
                <w:rFonts w:ascii="宋体" w:hAnsi="宋体"/>
                <w:sz w:val="18"/>
                <w:szCs w:val="18"/>
              </w:rPr>
            </w:pPr>
            <w:r>
              <w:rPr>
                <w:rFonts w:hint="eastAsia" w:ascii="宋体" w:hAnsi="宋体"/>
                <w:sz w:val="18"/>
                <w:szCs w:val="18"/>
              </w:rPr>
              <w:t>序号</w:t>
            </w:r>
          </w:p>
        </w:tc>
        <w:tc>
          <w:tcPr>
            <w:tcW w:w="1703" w:type="dxa"/>
            <w:noWrap w:val="0"/>
            <w:vAlign w:val="top"/>
          </w:tcPr>
          <w:p w14:paraId="44A5CED6">
            <w:pPr>
              <w:tabs>
                <w:tab w:val="left" w:pos="360"/>
              </w:tabs>
              <w:rPr>
                <w:rFonts w:ascii="宋体" w:hAnsi="宋体"/>
                <w:sz w:val="18"/>
                <w:szCs w:val="18"/>
              </w:rPr>
            </w:pPr>
            <w:r>
              <w:rPr>
                <w:rFonts w:hint="eastAsia" w:ascii="宋体" w:hAnsi="宋体"/>
                <w:sz w:val="18"/>
                <w:szCs w:val="18"/>
              </w:rPr>
              <w:t>品牌</w:t>
            </w:r>
          </w:p>
        </w:tc>
        <w:tc>
          <w:tcPr>
            <w:tcW w:w="1704" w:type="dxa"/>
            <w:noWrap w:val="0"/>
            <w:vAlign w:val="top"/>
          </w:tcPr>
          <w:p w14:paraId="03BB4BD2">
            <w:pPr>
              <w:tabs>
                <w:tab w:val="left" w:pos="360"/>
              </w:tabs>
              <w:rPr>
                <w:rFonts w:ascii="宋体" w:hAnsi="宋体"/>
                <w:sz w:val="18"/>
                <w:szCs w:val="18"/>
              </w:rPr>
            </w:pPr>
            <w:r>
              <w:rPr>
                <w:rFonts w:hint="eastAsia" w:ascii="宋体" w:hAnsi="宋体"/>
                <w:sz w:val="18"/>
                <w:szCs w:val="18"/>
              </w:rPr>
              <w:t>地址</w:t>
            </w:r>
          </w:p>
        </w:tc>
        <w:tc>
          <w:tcPr>
            <w:tcW w:w="1704" w:type="dxa"/>
            <w:noWrap w:val="0"/>
            <w:vAlign w:val="top"/>
          </w:tcPr>
          <w:p w14:paraId="755686F3">
            <w:pPr>
              <w:tabs>
                <w:tab w:val="left" w:pos="360"/>
              </w:tabs>
              <w:rPr>
                <w:rFonts w:ascii="宋体" w:hAnsi="宋体"/>
                <w:sz w:val="18"/>
                <w:szCs w:val="18"/>
              </w:rPr>
            </w:pPr>
            <w:r>
              <w:rPr>
                <w:rFonts w:hint="eastAsia" w:ascii="宋体" w:hAnsi="宋体"/>
                <w:sz w:val="18"/>
                <w:szCs w:val="18"/>
              </w:rPr>
              <w:t>联系人</w:t>
            </w:r>
          </w:p>
        </w:tc>
        <w:tc>
          <w:tcPr>
            <w:tcW w:w="1704" w:type="dxa"/>
            <w:noWrap w:val="0"/>
            <w:vAlign w:val="top"/>
          </w:tcPr>
          <w:p w14:paraId="75306CFA">
            <w:pPr>
              <w:tabs>
                <w:tab w:val="left" w:pos="360"/>
              </w:tabs>
              <w:rPr>
                <w:rFonts w:ascii="宋体" w:hAnsi="宋体"/>
                <w:sz w:val="18"/>
                <w:szCs w:val="18"/>
              </w:rPr>
            </w:pPr>
            <w:r>
              <w:rPr>
                <w:rFonts w:hint="eastAsia" w:ascii="宋体" w:hAnsi="宋体"/>
                <w:sz w:val="18"/>
                <w:szCs w:val="18"/>
              </w:rPr>
              <w:t>联系电话</w:t>
            </w:r>
          </w:p>
        </w:tc>
      </w:tr>
      <w:tr w14:paraId="7C0F9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noWrap w:val="0"/>
            <w:vAlign w:val="top"/>
          </w:tcPr>
          <w:p w14:paraId="277F3380">
            <w:pPr>
              <w:tabs>
                <w:tab w:val="left" w:pos="360"/>
              </w:tabs>
              <w:rPr>
                <w:rFonts w:ascii="宋体" w:hAnsi="宋体"/>
                <w:sz w:val="18"/>
                <w:szCs w:val="18"/>
              </w:rPr>
            </w:pPr>
            <w:r>
              <w:rPr>
                <w:rFonts w:hint="eastAsia" w:ascii="宋体" w:hAnsi="宋体"/>
                <w:sz w:val="18"/>
                <w:szCs w:val="18"/>
              </w:rPr>
              <w:t>1</w:t>
            </w:r>
          </w:p>
        </w:tc>
        <w:tc>
          <w:tcPr>
            <w:tcW w:w="1703" w:type="dxa"/>
            <w:noWrap w:val="0"/>
            <w:vAlign w:val="top"/>
          </w:tcPr>
          <w:p w14:paraId="6478B46E">
            <w:pPr>
              <w:tabs>
                <w:tab w:val="left" w:pos="360"/>
              </w:tabs>
              <w:rPr>
                <w:rFonts w:ascii="宋体" w:hAnsi="宋体"/>
                <w:sz w:val="18"/>
                <w:szCs w:val="18"/>
              </w:rPr>
            </w:pPr>
            <w:r>
              <w:rPr>
                <w:rFonts w:hint="eastAsia" w:ascii="宋体" w:hAnsi="宋体"/>
                <w:sz w:val="18"/>
                <w:szCs w:val="18"/>
              </w:rPr>
              <w:t>摄像头类终端</w:t>
            </w:r>
          </w:p>
        </w:tc>
        <w:tc>
          <w:tcPr>
            <w:tcW w:w="1704" w:type="dxa"/>
            <w:noWrap w:val="0"/>
            <w:vAlign w:val="top"/>
          </w:tcPr>
          <w:p w14:paraId="2A9D302E">
            <w:pPr>
              <w:tabs>
                <w:tab w:val="left" w:pos="360"/>
              </w:tabs>
              <w:rPr>
                <w:rFonts w:ascii="宋体" w:hAnsi="宋体"/>
                <w:sz w:val="18"/>
                <w:szCs w:val="18"/>
              </w:rPr>
            </w:pPr>
            <w:r>
              <w:rPr>
                <w:rFonts w:hint="eastAsia" w:ascii="宋体" w:hAnsi="宋体"/>
                <w:sz w:val="18"/>
                <w:szCs w:val="18"/>
              </w:rPr>
              <w:t>上海市浦东新区张杨路1551号天翼手机售后服务中心</w:t>
            </w:r>
          </w:p>
        </w:tc>
        <w:tc>
          <w:tcPr>
            <w:tcW w:w="1704" w:type="dxa"/>
            <w:noWrap w:val="0"/>
            <w:vAlign w:val="top"/>
          </w:tcPr>
          <w:p w14:paraId="5614D2CA">
            <w:pPr>
              <w:tabs>
                <w:tab w:val="left" w:pos="360"/>
              </w:tabs>
              <w:rPr>
                <w:rFonts w:ascii="宋体" w:hAnsi="宋体"/>
                <w:sz w:val="18"/>
                <w:szCs w:val="18"/>
              </w:rPr>
            </w:pPr>
            <w:r>
              <w:rPr>
                <w:rFonts w:hint="eastAsia" w:ascii="宋体" w:hAnsi="宋体"/>
                <w:sz w:val="18"/>
                <w:szCs w:val="18"/>
              </w:rPr>
              <w:t>吴先生、叶先生</w:t>
            </w:r>
          </w:p>
        </w:tc>
        <w:tc>
          <w:tcPr>
            <w:tcW w:w="1704" w:type="dxa"/>
            <w:noWrap w:val="0"/>
            <w:vAlign w:val="top"/>
          </w:tcPr>
          <w:p w14:paraId="09B1A2DF">
            <w:pPr>
              <w:tabs>
                <w:tab w:val="left" w:pos="360"/>
              </w:tabs>
              <w:rPr>
                <w:rFonts w:ascii="宋体" w:hAnsi="宋体"/>
                <w:sz w:val="18"/>
                <w:szCs w:val="18"/>
              </w:rPr>
            </w:pPr>
            <w:r>
              <w:rPr>
                <w:rFonts w:hint="eastAsia" w:ascii="宋体" w:hAnsi="宋体"/>
                <w:sz w:val="18"/>
                <w:szCs w:val="18"/>
              </w:rPr>
              <w:t>021-50471928</w:t>
            </w:r>
          </w:p>
        </w:tc>
      </w:tr>
    </w:tbl>
    <w:p w14:paraId="1B757F05">
      <w:pPr>
        <w:tabs>
          <w:tab w:val="left" w:pos="360"/>
        </w:tabs>
        <w:rPr>
          <w:rFonts w:ascii="宋体" w:hAnsi="宋体"/>
          <w:sz w:val="18"/>
          <w:szCs w:val="18"/>
        </w:rPr>
      </w:pPr>
    </w:p>
    <w:p w14:paraId="0B239A13">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4、协议期未满客户拆除天翼云眼服务的，应支付</w:t>
      </w:r>
      <w:r>
        <w:rPr>
          <w:rFonts w:hint="eastAsia" w:ascii="宋体" w:hAnsi="宋体"/>
          <w:b/>
          <w:bCs/>
          <w:sz w:val="18"/>
          <w:szCs w:val="18"/>
        </w:rPr>
        <w:t>提前退出违约金：剩余协议期6个月（含）以下的，违约金为1个月天翼云眼所订购服务的月服务费总额；剩余协议期6个月以上的，违约金为2个月天翼云眼所订购服务的月服务费总额。</w:t>
      </w:r>
    </w:p>
    <w:p w14:paraId="4680D53D">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5、甲方使用业务期间委托乙方相关工作人员、业务系统保留甲方提供的“业务使用账号”、图像信息等，甲乙双方业务关系终止后乙方将即时清除上述信息（包括不限于业务使用账号、图片视频存储等）。</w:t>
      </w:r>
    </w:p>
    <w:p w14:paraId="06D25987">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6、</w:t>
      </w:r>
      <w:r>
        <w:rPr>
          <w:rFonts w:hint="eastAsia" w:ascii="宋体" w:hAnsi="宋体"/>
          <w:b/>
          <w:bCs/>
          <w:sz w:val="18"/>
          <w:szCs w:val="18"/>
        </w:rPr>
        <w:t>为改善业务服务质量，乙方有权对业务平台、网络采取扩容、调整、升级等措施，并提前在业务平台以业务公告或其它形式提前通知客户。</w:t>
      </w:r>
    </w:p>
    <w:p w14:paraId="01FD4838">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7、</w:t>
      </w:r>
      <w:r>
        <w:rPr>
          <w:rFonts w:hint="eastAsia" w:ascii="宋体" w:hAnsi="宋体"/>
          <w:b/>
          <w:bCs/>
          <w:sz w:val="18"/>
          <w:szCs w:val="18"/>
        </w:rPr>
        <w:t>甲方欲终止本协议时，需交清协议期内所有费用及违约金，</w:t>
      </w:r>
      <w:r>
        <w:rPr>
          <w:rFonts w:hint="eastAsia" w:ascii="宋体" w:hAnsi="宋体"/>
          <w:sz w:val="18"/>
          <w:szCs w:val="18"/>
        </w:rPr>
        <w:t>在乙方确认甲方已付清所有应付乙方的费用时，本协议终止。</w:t>
      </w:r>
    </w:p>
    <w:p w14:paraId="61E81400">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8、</w:t>
      </w:r>
      <w:r>
        <w:rPr>
          <w:rFonts w:hint="eastAsia" w:ascii="宋体" w:hAnsi="宋体"/>
          <w:b/>
          <w:bCs/>
          <w:sz w:val="18"/>
          <w:szCs w:val="18"/>
        </w:rPr>
        <w:t>乙方有权视行业管理规定和运营情况变更或解除本协议，乙方将提前30日告知甲方，变更或解除本协议</w:t>
      </w:r>
      <w:r>
        <w:rPr>
          <w:rFonts w:hint="eastAsia" w:ascii="宋体" w:hAnsi="宋体"/>
          <w:sz w:val="18"/>
          <w:szCs w:val="18"/>
        </w:rPr>
        <w:t>。</w:t>
      </w:r>
    </w:p>
    <w:p w14:paraId="3DEDB271">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9、除另有约定外，</w:t>
      </w:r>
      <w:r>
        <w:rPr>
          <w:rFonts w:hint="eastAsia" w:ascii="宋体" w:hAnsi="宋体"/>
          <w:b/>
          <w:bCs/>
          <w:sz w:val="18"/>
          <w:szCs w:val="18"/>
        </w:rPr>
        <w:t>乙方系统不保存任何由甲方提供的用于智能视频分析的视频流或图片流，以及向甲方实时提供相应的分析结果。分析结果可能涉及从视频流内采集的人脸图像等个人信息数据，甲方经相关个人同意后，授权乙方可按甲方的要求采集此类个人信息（和国家安全或国防安全直接相关情况，乙方可无需征得甲方授权即可收集、使用以上个人信息。）</w:t>
      </w:r>
    </w:p>
    <w:p w14:paraId="0056F0B5">
      <w:pPr>
        <w:tabs>
          <w:tab w:val="left" w:pos="360"/>
        </w:tabs>
        <w:rPr>
          <w:rFonts w:hint="eastAsia" w:ascii="宋体" w:hAnsi="宋体"/>
          <w:sz w:val="18"/>
          <w:szCs w:val="18"/>
        </w:rPr>
      </w:pPr>
      <w:r>
        <w:rPr>
          <w:rFonts w:hint="eastAsia" w:ascii="宋体" w:hAnsi="宋体"/>
          <w:sz w:val="18"/>
          <w:szCs w:val="18"/>
        </w:rPr>
        <w:t>20、乙方因不可抗力而不能执行本协议的部分或全部条款，无需承担任何责任。不可抗力包括：地震、洪</w:t>
      </w:r>
    </w:p>
    <w:p w14:paraId="146AF949">
      <w:pPr>
        <w:tabs>
          <w:tab w:val="left" w:pos="360"/>
        </w:tabs>
        <w:rPr>
          <w:rFonts w:hint="eastAsia" w:ascii="宋体" w:hAnsi="宋体"/>
          <w:sz w:val="18"/>
          <w:szCs w:val="18"/>
        </w:rPr>
      </w:pPr>
    </w:p>
    <w:p w14:paraId="435DE76B">
      <w:pPr>
        <w:tabs>
          <w:tab w:val="left" w:pos="360"/>
        </w:tabs>
        <w:rPr>
          <w:rFonts w:hint="eastAsia" w:ascii="宋体" w:hAnsi="宋体"/>
          <w:sz w:val="18"/>
          <w:szCs w:val="18"/>
        </w:rPr>
      </w:pPr>
    </w:p>
    <w:p w14:paraId="73D51E0F">
      <w:pPr>
        <w:tabs>
          <w:tab w:val="left" w:pos="360"/>
        </w:tabs>
        <w:rPr>
          <w:rFonts w:ascii="宋体" w:hAnsi="宋体"/>
          <w:sz w:val="18"/>
          <w:szCs w:val="18"/>
        </w:rPr>
      </w:pPr>
      <w:r>
        <w:rPr>
          <w:rFonts w:hint="eastAsia" w:ascii="宋体" w:hAnsi="宋体"/>
          <w:sz w:val="18"/>
          <w:szCs w:val="18"/>
        </w:rPr>
        <w:t>水、战争、军事行动、自然灾害、法律和政府政策等不可抗的因素。</w:t>
      </w:r>
    </w:p>
    <w:p w14:paraId="6005BB8C">
      <w:pPr>
        <w:tabs>
          <w:tab w:val="left" w:pos="360"/>
        </w:tabs>
        <w:rPr>
          <w:rFonts w:ascii="宋体" w:hAnsi="宋体"/>
          <w:sz w:val="18"/>
          <w:szCs w:val="18"/>
        </w:rPr>
      </w:pPr>
      <w:r>
        <w:rPr>
          <w:rFonts w:ascii="宋体" w:hAnsi="宋体"/>
          <w:sz w:val="18"/>
          <w:szCs w:val="18"/>
        </w:rPr>
        <w:t>2</w:t>
      </w:r>
      <w:r>
        <w:rPr>
          <w:rFonts w:hint="eastAsia" w:ascii="宋体" w:hAnsi="宋体"/>
          <w:sz w:val="18"/>
          <w:szCs w:val="18"/>
        </w:rPr>
        <w:t>1、因本协议发生的任何争议，双方应首先协商解决。无法协商解决的，任何一方应向</w:t>
      </w:r>
      <w:r>
        <w:rPr>
          <w:rFonts w:hint="eastAsia" w:ascii="宋体" w:hAnsi="宋体"/>
          <w:b/>
          <w:bCs/>
          <w:sz w:val="18"/>
          <w:szCs w:val="18"/>
        </w:rPr>
        <w:t>乙方所在地</w:t>
      </w:r>
      <w:r>
        <w:rPr>
          <w:rFonts w:hint="eastAsia" w:ascii="宋体" w:hAnsi="宋体"/>
          <w:sz w:val="18"/>
          <w:szCs w:val="18"/>
        </w:rPr>
        <w:t>的人民法院提起诉讼。</w:t>
      </w:r>
    </w:p>
    <w:p w14:paraId="549EF74F">
      <w:pPr>
        <w:tabs>
          <w:tab w:val="left" w:pos="360"/>
        </w:tabs>
        <w:rPr>
          <w:rFonts w:ascii="宋体" w:hAnsi="宋体"/>
          <w:sz w:val="18"/>
          <w:szCs w:val="18"/>
        </w:rPr>
      </w:pPr>
      <w:r>
        <w:rPr>
          <w:rFonts w:ascii="宋体" w:hAnsi="宋体"/>
          <w:sz w:val="18"/>
          <w:szCs w:val="18"/>
        </w:rPr>
        <w:t>2</w:t>
      </w:r>
      <w:r>
        <w:rPr>
          <w:rFonts w:hint="eastAsia" w:ascii="宋体" w:hAnsi="宋体"/>
          <w:sz w:val="18"/>
          <w:szCs w:val="18"/>
        </w:rPr>
        <w:t>2、本协议是《中国电信股份有限公司上海分公司智云随选-开店宝基础版套餐申请登记表》（“《申请登记表》”）的组成部分，用户在《申请登记表》上盖章即表示认可本协议内容。</w:t>
      </w:r>
    </w:p>
    <w:p w14:paraId="6D00BC76">
      <w:pPr>
        <w:tabs>
          <w:tab w:val="left" w:pos="360"/>
        </w:tabs>
        <w:rPr>
          <w:rFonts w:ascii="宋体" w:hAnsi="宋体"/>
          <w:b/>
          <w:bCs/>
          <w:sz w:val="18"/>
          <w:szCs w:val="18"/>
        </w:rPr>
      </w:pPr>
      <w:r>
        <w:rPr>
          <w:rFonts w:hint="eastAsia" w:ascii="宋体" w:hAnsi="宋体"/>
          <w:b/>
          <w:bCs/>
          <w:sz w:val="18"/>
          <w:szCs w:val="18"/>
        </w:rPr>
        <w:t>23、注意事项：</w:t>
      </w:r>
    </w:p>
    <w:p w14:paraId="573243E5">
      <w:pPr>
        <w:tabs>
          <w:tab w:val="left" w:pos="360"/>
        </w:tabs>
        <w:rPr>
          <w:rFonts w:ascii="宋体" w:hAnsi="宋体"/>
          <w:sz w:val="18"/>
          <w:szCs w:val="18"/>
        </w:rPr>
      </w:pPr>
      <w:r>
        <w:rPr>
          <w:rFonts w:hint="eastAsia" w:ascii="宋体" w:hAnsi="宋体"/>
          <w:sz w:val="18"/>
          <w:szCs w:val="18"/>
        </w:rPr>
        <w:t>（1）</w:t>
      </w:r>
      <w:r>
        <w:rPr>
          <w:rFonts w:hint="eastAsia" w:ascii="宋体" w:hAnsi="宋体"/>
          <w:b/>
          <w:bCs/>
          <w:sz w:val="18"/>
          <w:szCs w:val="18"/>
        </w:rPr>
        <w:t>天翼云眼终端服务的新装及移机、视频收编，每一路的一次性接入调测费费用为310元/路/次。</w:t>
      </w:r>
    </w:p>
    <w:p w14:paraId="2B873A54">
      <w:pPr>
        <w:tabs>
          <w:tab w:val="left" w:pos="360"/>
        </w:tabs>
        <w:rPr>
          <w:rFonts w:ascii="宋体" w:hAnsi="宋体"/>
          <w:sz w:val="18"/>
          <w:szCs w:val="18"/>
        </w:rPr>
      </w:pPr>
      <w:r>
        <w:rPr>
          <w:rFonts w:hint="eastAsia" w:ascii="宋体" w:hAnsi="宋体"/>
          <w:sz w:val="18"/>
          <w:szCs w:val="18"/>
        </w:rPr>
        <w:t>（2）受理AI行业服务的人脸布控、车牌布控，AI行业应用的平安慧眼、智慧商企，需要先行开通天翼云眼终端服务中的AI应用摄像机或AI应用摄像机（抓拍机）。</w:t>
      </w:r>
    </w:p>
    <w:p w14:paraId="322F76C5">
      <w:pPr>
        <w:tabs>
          <w:tab w:val="left" w:pos="360"/>
        </w:tabs>
        <w:rPr>
          <w:rFonts w:ascii="宋体" w:hAnsi="宋体"/>
          <w:b/>
          <w:bCs/>
          <w:sz w:val="18"/>
          <w:szCs w:val="18"/>
        </w:rPr>
      </w:pPr>
      <w:r>
        <w:rPr>
          <w:rFonts w:hint="eastAsia" w:ascii="宋体" w:hAnsi="宋体"/>
          <w:sz w:val="18"/>
          <w:szCs w:val="18"/>
        </w:rPr>
        <w:t>（3）视频收编是针对客户的现存终端设备进行收编管理，根据相关配置要求，实现用户网络设备配置、用户NVR设置，用户摄像头信息配置及用户摄像头收编设置。</w:t>
      </w:r>
      <w:r>
        <w:rPr>
          <w:rFonts w:hint="eastAsia" w:ascii="宋体" w:hAnsi="宋体"/>
          <w:b/>
          <w:bCs/>
          <w:sz w:val="18"/>
          <w:szCs w:val="18"/>
        </w:rPr>
        <w:t>对于用户自购资产的终端设备，若发生故障则由用户自行维护更换或额外购买电信服务。</w:t>
      </w:r>
    </w:p>
    <w:p w14:paraId="33B9AD7F">
      <w:pPr>
        <w:tabs>
          <w:tab w:val="left" w:pos="360"/>
        </w:tabs>
        <w:rPr>
          <w:rFonts w:ascii="宋体" w:hAnsi="宋体"/>
          <w:sz w:val="18"/>
          <w:szCs w:val="18"/>
        </w:rPr>
      </w:pPr>
      <w:r>
        <w:rPr>
          <w:rFonts w:hint="eastAsia" w:ascii="宋体" w:hAnsi="宋体"/>
          <w:sz w:val="18"/>
          <w:szCs w:val="18"/>
        </w:rPr>
        <w:t>（4）</w:t>
      </w:r>
      <w:r>
        <w:rPr>
          <w:rFonts w:hint="eastAsia" w:ascii="宋体" w:hAnsi="宋体"/>
          <w:b/>
          <w:sz w:val="18"/>
          <w:szCs w:val="18"/>
        </w:rPr>
        <w:t>受理天翼云眼终端服务中的室外音柱，需要先行开通天翼云眼终端服务中的高清摄像机、高清摄像机（球机）、高清摄像机（</w:t>
      </w:r>
      <w:r>
        <w:rPr>
          <w:rFonts w:ascii="宋体" w:hAnsi="宋体"/>
          <w:b/>
          <w:sz w:val="18"/>
          <w:szCs w:val="18"/>
        </w:rPr>
        <w:t>4G枪机）、AI应用摄像机或AI应用摄像机（抓拍机）等终端设备。</w:t>
      </w:r>
    </w:p>
    <w:p w14:paraId="3DD795D8">
      <w:pPr>
        <w:tabs>
          <w:tab w:val="left" w:pos="360"/>
        </w:tabs>
        <w:rPr>
          <w:rFonts w:ascii="宋体" w:hAnsi="宋体"/>
          <w:b/>
          <w:bCs/>
          <w:sz w:val="18"/>
          <w:szCs w:val="18"/>
        </w:rPr>
      </w:pPr>
      <w:r>
        <w:rPr>
          <w:rFonts w:hint="eastAsia" w:ascii="宋体" w:hAnsi="宋体"/>
          <w:sz w:val="18"/>
          <w:szCs w:val="18"/>
        </w:rPr>
        <w:t>（5）</w:t>
      </w:r>
      <w:r>
        <w:rPr>
          <w:rFonts w:hint="eastAsia" w:ascii="宋体" w:hAnsi="宋体"/>
          <w:b/>
          <w:bCs/>
          <w:sz w:val="18"/>
          <w:szCs w:val="18"/>
        </w:rPr>
        <w:t>授权天翼云眼平台在业务持续期间采集和保留用户主动提供的、在平台侧设置或向平台侧传送的信息。甲方及其工作人员应对平台提供的视频分析结果数据采用恰当的数据安全保护措施，限定分析结果数据的使用范围，并在使用过程中对涉及个人敏感信息的进行脱敏处理。如视频分析结果数据保管、使用不当，甲方承担全部责任。</w:t>
      </w:r>
      <w:bookmarkEnd w:id="11"/>
    </w:p>
    <w:p w14:paraId="234B9D5D">
      <w:pPr>
        <w:tabs>
          <w:tab w:val="left" w:pos="640"/>
        </w:tabs>
        <w:spacing w:line="260" w:lineRule="exact"/>
        <w:rPr>
          <w:b/>
          <w:color w:val="000000"/>
          <w:sz w:val="18"/>
          <w:szCs w:val="18"/>
        </w:rPr>
      </w:pPr>
    </w:p>
    <w:p w14:paraId="513C4E15">
      <w:pPr>
        <w:jc w:val="center"/>
        <w:rPr>
          <w:rFonts w:ascii="宋体" w:hAnsi="宋体"/>
          <w:color w:val="000000"/>
          <w:szCs w:val="21"/>
        </w:rPr>
      </w:pPr>
      <w:r>
        <w:rPr>
          <w:rFonts w:hint="eastAsia" w:ascii="宋体" w:hAnsi="宋体"/>
          <w:bCs/>
          <w:color w:val="000000"/>
          <w:sz w:val="18"/>
          <w:szCs w:val="18"/>
        </w:rPr>
        <w:br w:type="page"/>
      </w:r>
      <w:r>
        <w:rPr>
          <w:rFonts w:hint="eastAsia" w:ascii="宋体" w:hAnsi="宋体"/>
          <w:color w:val="000000"/>
          <w:szCs w:val="21"/>
        </w:rPr>
        <w:t>中国电信股份有限公司上海分公司</w:t>
      </w:r>
    </w:p>
    <w:p w14:paraId="01319EEB">
      <w:pPr>
        <w:spacing w:line="360" w:lineRule="auto"/>
        <w:ind w:left="180"/>
        <w:jc w:val="center"/>
        <w:rPr>
          <w:rFonts w:ascii="宋体" w:hAnsi="宋体"/>
          <w:color w:val="000000"/>
          <w:szCs w:val="21"/>
        </w:rPr>
      </w:pPr>
      <w:r>
        <w:rPr>
          <w:rFonts w:hint="eastAsia" w:ascii="宋体" w:hAnsi="宋体"/>
          <w:color w:val="000000"/>
          <w:szCs w:val="21"/>
        </w:rPr>
        <w:t>商云通权益包营销规则</w:t>
      </w:r>
    </w:p>
    <w:p w14:paraId="7DFF4319">
      <w:pPr>
        <w:numPr>
          <w:ilvl w:val="0"/>
          <w:numId w:val="7"/>
        </w:numPr>
        <w:tabs>
          <w:tab w:val="clear" w:pos="420"/>
        </w:tabs>
        <w:spacing w:line="260" w:lineRule="exact"/>
        <w:rPr>
          <w:b/>
          <w:color w:val="000000"/>
          <w:sz w:val="18"/>
          <w:szCs w:val="18"/>
        </w:rPr>
      </w:pPr>
      <w:r>
        <w:rPr>
          <w:rFonts w:hint="eastAsia"/>
          <w:b/>
          <w:color w:val="000000"/>
          <w:sz w:val="18"/>
          <w:szCs w:val="18"/>
        </w:rPr>
        <w:t>中国电信上海公司基于其通讯网络和公共服务平台，并按照国家相关法律法规、服务规范提供服务。客户保证遵守国家有关法律、法规，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381A825D">
      <w:pPr>
        <w:numPr>
          <w:ilvl w:val="0"/>
          <w:numId w:val="7"/>
        </w:numPr>
        <w:tabs>
          <w:tab w:val="clear" w:pos="420"/>
        </w:tabs>
        <w:spacing w:line="260" w:lineRule="exact"/>
        <w:rPr>
          <w:b/>
          <w:color w:val="000000"/>
          <w:sz w:val="18"/>
          <w:szCs w:val="18"/>
        </w:rPr>
      </w:pPr>
      <w:r>
        <w:rPr>
          <w:rFonts w:hint="eastAsia" w:hAnsi="宋体" w:cs="Tahoma"/>
          <w:bCs/>
          <w:color w:val="000000"/>
          <w:sz w:val="18"/>
          <w:szCs w:val="18"/>
        </w:rPr>
        <w:t>中国电信上海公司有权采集客户提供的资料中的相关信息用于业务办理。客户提供的资料发生变化时，应及时通知中国电信上海公司。</w:t>
      </w:r>
      <w:r>
        <w:rPr>
          <w:rFonts w:hint="eastAsia" w:hAnsi="宋体" w:cs="Tahoma"/>
          <w:b/>
          <w:bCs/>
          <w:color w:val="000000"/>
          <w:sz w:val="18"/>
          <w:szCs w:val="18"/>
        </w:rPr>
        <w:t>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24166F70">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客户必须填写真实的经办人手机号码，该手机号码用于接收业务开通后发送的商云通管理平台账号名和密码，更换经办人手机需及时通知中国电信上海公司。客户使用账号以及密码登陆商云通业务管理平台</w:t>
      </w:r>
      <w:r>
        <w:rPr>
          <w:rFonts w:hint="eastAsia" w:hAnsi="宋体" w:cs="Tahoma"/>
          <w:b/>
          <w:bCs/>
          <w:color w:val="000000"/>
          <w:sz w:val="18"/>
          <w:szCs w:val="18"/>
        </w:rPr>
        <w:t>https://uc.114sh.cn/bacAgent/login</w:t>
      </w:r>
      <w:r>
        <w:rPr>
          <w:rFonts w:hint="eastAsia" w:hAnsi="宋体" w:cs="Tahoma"/>
          <w:bCs/>
          <w:color w:val="000000"/>
          <w:sz w:val="18"/>
          <w:szCs w:val="18"/>
        </w:rPr>
        <w:t>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r>
        <w:rPr>
          <w:rFonts w:hint="eastAsia"/>
          <w:b/>
          <w:color w:val="000000"/>
          <w:sz w:val="18"/>
          <w:szCs w:val="18"/>
        </w:rPr>
        <w:t>。</w:t>
      </w:r>
    </w:p>
    <w:p w14:paraId="7443A007">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客户申请开通的</w:t>
      </w:r>
      <w:r>
        <w:rPr>
          <w:rFonts w:hint="eastAsia" w:hAnsi="宋体" w:cs="Tahoma"/>
          <w:b/>
          <w:color w:val="000000"/>
          <w:sz w:val="18"/>
          <w:szCs w:val="18"/>
        </w:rPr>
        <w:t>商云通号码默认开通本地及国内长途通话业务</w:t>
      </w:r>
      <w:r>
        <w:rPr>
          <w:rFonts w:hint="eastAsia" w:hAnsi="宋体" w:cs="Tahoma"/>
          <w:bCs/>
          <w:color w:val="000000"/>
          <w:sz w:val="18"/>
          <w:szCs w:val="18"/>
        </w:rPr>
        <w:t>，可至业务管理平台</w:t>
      </w:r>
      <w:r>
        <w:rPr>
          <w:rFonts w:hint="eastAsia" w:hAnsi="宋体" w:cs="Tahoma"/>
          <w:b/>
          <w:bCs/>
          <w:color w:val="000000"/>
          <w:sz w:val="18"/>
          <w:szCs w:val="18"/>
        </w:rPr>
        <w:t>https://uc.114sh.cn/bacAgent/login</w:t>
      </w:r>
      <w:r>
        <w:rPr>
          <w:rFonts w:hint="eastAsia" w:hAnsi="宋体" w:cs="Tahoma"/>
          <w:bCs/>
          <w:color w:val="000000"/>
          <w:sz w:val="18"/>
          <w:szCs w:val="18"/>
        </w:rPr>
        <w:t>对号码权限进行更改。客户申请开通的商云通号码</w:t>
      </w:r>
      <w:r>
        <w:rPr>
          <w:rFonts w:hint="eastAsia" w:hAnsi="宋体" w:cs="Tahoma"/>
          <w:b/>
          <w:color w:val="000000"/>
          <w:sz w:val="18"/>
          <w:szCs w:val="18"/>
        </w:rPr>
        <w:t>默认关闭国际及港澳台长途业务，如需申请，请在上方申请表中备注。</w:t>
      </w:r>
      <w:r>
        <w:rPr>
          <w:rFonts w:hint="eastAsia" w:hAnsi="宋体" w:cs="Tahoma"/>
          <w:bCs/>
          <w:color w:val="000000"/>
          <w:sz w:val="18"/>
          <w:szCs w:val="18"/>
        </w:rPr>
        <w:t>需要注意的是，</w:t>
      </w:r>
      <w:r>
        <w:rPr>
          <w:rFonts w:hint="eastAsia" w:hAnsi="宋体" w:cs="Tahoma"/>
          <w:b/>
          <w:color w:val="000000"/>
          <w:sz w:val="18"/>
          <w:szCs w:val="18"/>
        </w:rPr>
        <w:t>开通国际及港澳台长途业务即默认开通国内长途业务。国际及港澳台长途开通后，客户需至业务管理平台</w:t>
      </w:r>
      <w:r>
        <w:rPr>
          <w:rFonts w:hint="eastAsia" w:hAnsi="宋体" w:cs="Tahoma"/>
          <w:b/>
          <w:bCs/>
          <w:color w:val="000000"/>
          <w:sz w:val="18"/>
          <w:szCs w:val="18"/>
        </w:rPr>
        <w:t>https://uc.114sh.cn/bacAgent/login</w:t>
      </w:r>
      <w:r>
        <w:rPr>
          <w:rFonts w:hint="eastAsia" w:hAnsi="宋体" w:cs="Tahoma"/>
          <w:b/>
          <w:color w:val="000000"/>
          <w:sz w:val="18"/>
          <w:szCs w:val="18"/>
        </w:rPr>
        <w:t>，对拨打的国家或地区进行勾选，勾选后正常通话</w:t>
      </w:r>
      <w:r>
        <w:rPr>
          <w:rFonts w:hint="eastAsia" w:hAnsi="宋体" w:cs="Tahoma"/>
          <w:bCs/>
          <w:color w:val="000000"/>
          <w:sz w:val="18"/>
          <w:szCs w:val="18"/>
        </w:rPr>
        <w:t>。</w:t>
      </w:r>
    </w:p>
    <w:p w14:paraId="2AED6668">
      <w:pPr>
        <w:numPr>
          <w:ilvl w:val="0"/>
          <w:numId w:val="7"/>
        </w:numPr>
        <w:tabs>
          <w:tab w:val="clear" w:pos="420"/>
        </w:tabs>
        <w:spacing w:line="260" w:lineRule="exact"/>
        <w:rPr>
          <w:rFonts w:hAnsi="宋体" w:cs="Tahoma"/>
          <w:bCs/>
          <w:color w:val="000000"/>
          <w:sz w:val="18"/>
          <w:szCs w:val="18"/>
        </w:rPr>
      </w:pPr>
      <w:r>
        <w:rPr>
          <w:rFonts w:hint="eastAsia" w:hAnsi="宋体" w:cs="Tahoma"/>
          <w:b/>
          <w:color w:val="000000"/>
          <w:sz w:val="18"/>
          <w:szCs w:val="18"/>
        </w:rPr>
        <w:t>客户有义务管理其所有开通商云通业务的设备，防止出现话机被他人使用的情况，如出现话机盗打或其他异常通信情况，相关损失由客户承担，中国电信上海公司不承担责任</w:t>
      </w:r>
      <w:r>
        <w:rPr>
          <w:rFonts w:hint="eastAsia" w:hAnsi="宋体" w:cs="Tahoma"/>
          <w:bCs/>
          <w:color w:val="000000"/>
          <w:sz w:val="18"/>
          <w:szCs w:val="18"/>
        </w:rPr>
        <w:t>。</w:t>
      </w:r>
    </w:p>
    <w:p w14:paraId="47A5FBE0">
      <w:pPr>
        <w:numPr>
          <w:ilvl w:val="0"/>
          <w:numId w:val="7"/>
        </w:numPr>
        <w:tabs>
          <w:tab w:val="clear" w:pos="420"/>
        </w:tabs>
        <w:spacing w:line="260" w:lineRule="exact"/>
        <w:rPr>
          <w:rFonts w:hAnsi="宋体" w:cs="Tahoma"/>
          <w:color w:val="000000"/>
          <w:sz w:val="18"/>
          <w:szCs w:val="18"/>
        </w:rPr>
      </w:pPr>
      <w:r>
        <w:rPr>
          <w:rFonts w:hint="eastAsia" w:hAnsi="宋体" w:cs="Tahoma"/>
          <w:color w:val="000000"/>
          <w:sz w:val="18"/>
          <w:szCs w:val="18"/>
        </w:rPr>
        <w:t>商云通客户服务热线：</w:t>
      </w:r>
      <w:r>
        <w:rPr>
          <w:rFonts w:hAnsi="宋体" w:cs="Tahoma"/>
          <w:color w:val="000000"/>
          <w:sz w:val="18"/>
          <w:szCs w:val="18"/>
        </w:rPr>
        <w:t xml:space="preserve">10000 </w:t>
      </w:r>
      <w:r>
        <w:rPr>
          <w:rFonts w:hint="eastAsia" w:hAnsi="宋体" w:cs="Tahoma"/>
          <w:color w:val="000000"/>
          <w:sz w:val="18"/>
          <w:szCs w:val="18"/>
        </w:rPr>
        <w:t>号；商云通报障热线：55369168或者10009。</w:t>
      </w:r>
    </w:p>
    <w:p w14:paraId="0B28B876">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客户原有中国电信上海公司固定电话号码</w:t>
      </w:r>
      <w:r>
        <w:rPr>
          <w:rFonts w:hint="eastAsia" w:hAnsi="宋体" w:cs="Tahoma"/>
          <w:b/>
          <w:color w:val="000000"/>
          <w:sz w:val="18"/>
          <w:szCs w:val="18"/>
        </w:rPr>
        <w:t>迁转至商云通平台后不支持回退至该号码原有电话属性，即迁转至商云通平台的行为不可逆。客户如不再使用商云通业务，原使用商云通业务的号码仅支持拆机。</w:t>
      </w:r>
    </w:p>
    <w:p w14:paraId="35833DB1">
      <w:pPr>
        <w:numPr>
          <w:ilvl w:val="0"/>
          <w:numId w:val="7"/>
        </w:numPr>
        <w:tabs>
          <w:tab w:val="clear" w:pos="420"/>
        </w:tabs>
        <w:spacing w:line="260" w:lineRule="exact"/>
        <w:rPr>
          <w:rFonts w:hAnsi="宋体" w:cs="Tahoma"/>
          <w:bCs/>
          <w:color w:val="000000"/>
          <w:sz w:val="18"/>
          <w:szCs w:val="18"/>
        </w:rPr>
      </w:pPr>
      <w:r>
        <w:rPr>
          <w:rFonts w:hint="eastAsia" w:hAnsi="宋体" w:cs="Tahoma"/>
          <w:b/>
          <w:color w:val="000000"/>
          <w:sz w:val="18"/>
          <w:szCs w:val="18"/>
        </w:rPr>
        <w:t>商云通需连接互联网宽带使用，该宽带必须保证每个加载商云通号码的终端都必须为有上海地区</w:t>
      </w:r>
      <w:r>
        <w:rPr>
          <w:rFonts w:hAnsi="宋体" w:cs="Tahoma"/>
          <w:b/>
          <w:color w:val="000000"/>
          <w:sz w:val="18"/>
          <w:szCs w:val="18"/>
        </w:rPr>
        <w:t xml:space="preserve"> IP </w:t>
      </w:r>
      <w:r>
        <w:rPr>
          <w:rFonts w:hint="eastAsia" w:hAnsi="宋体" w:cs="Tahoma"/>
          <w:b/>
          <w:color w:val="000000"/>
          <w:sz w:val="18"/>
          <w:szCs w:val="18"/>
        </w:rPr>
        <w:t>地址（在上海地区申请宽带可能存在</w:t>
      </w:r>
      <w:r>
        <w:rPr>
          <w:rFonts w:hAnsi="宋体" w:cs="Tahoma"/>
          <w:b/>
          <w:color w:val="000000"/>
          <w:sz w:val="18"/>
          <w:szCs w:val="18"/>
        </w:rPr>
        <w:t xml:space="preserve">IP </w:t>
      </w:r>
      <w:r>
        <w:rPr>
          <w:rFonts w:hint="eastAsia" w:hAnsi="宋体" w:cs="Tahoma"/>
          <w:b/>
          <w:color w:val="000000"/>
          <w:sz w:val="18"/>
          <w:szCs w:val="18"/>
        </w:rPr>
        <w:t>地址其实不属于上海的情况，请客户注意），且至少有不少于</w:t>
      </w:r>
      <w:r>
        <w:rPr>
          <w:rFonts w:hAnsi="宋体" w:cs="Tahoma"/>
          <w:b/>
          <w:color w:val="000000"/>
          <w:sz w:val="18"/>
          <w:szCs w:val="18"/>
        </w:rPr>
        <w:t xml:space="preserve"> 100Kbits/s </w:t>
      </w:r>
      <w:r>
        <w:rPr>
          <w:rFonts w:hint="eastAsia" w:hAnsi="宋体" w:cs="Tahoma"/>
          <w:b/>
          <w:color w:val="000000"/>
          <w:sz w:val="18"/>
          <w:szCs w:val="18"/>
        </w:rPr>
        <w:t>上下行的带宽且网络丢包率</w:t>
      </w:r>
      <w:r>
        <w:rPr>
          <w:rFonts w:hAnsi="宋体" w:cs="Tahoma"/>
          <w:b/>
          <w:color w:val="000000"/>
          <w:sz w:val="18"/>
          <w:szCs w:val="18"/>
        </w:rPr>
        <w:t>&lt;1%</w:t>
      </w:r>
      <w:r>
        <w:rPr>
          <w:rFonts w:hint="eastAsia" w:hAnsi="宋体" w:cs="Tahoma"/>
          <w:b/>
          <w:color w:val="000000"/>
          <w:sz w:val="18"/>
          <w:szCs w:val="18"/>
        </w:rPr>
        <w:t>、网络抖动</w:t>
      </w:r>
      <w:r>
        <w:rPr>
          <w:rFonts w:hAnsi="宋体" w:cs="Tahoma"/>
          <w:b/>
          <w:color w:val="000000"/>
          <w:sz w:val="18"/>
          <w:szCs w:val="18"/>
        </w:rPr>
        <w:t xml:space="preserve">&lt;=60ms </w:t>
      </w:r>
      <w:r>
        <w:rPr>
          <w:rFonts w:hint="eastAsia" w:hAnsi="宋体" w:cs="Tahoma"/>
          <w:b/>
          <w:color w:val="000000"/>
          <w:sz w:val="18"/>
          <w:szCs w:val="18"/>
        </w:rPr>
        <w:t>和时延</w:t>
      </w:r>
      <w:r>
        <w:rPr>
          <w:rFonts w:hAnsi="宋体" w:cs="Tahoma"/>
          <w:b/>
          <w:color w:val="000000"/>
          <w:sz w:val="18"/>
          <w:szCs w:val="18"/>
        </w:rPr>
        <w:t>&lt;60ms</w:t>
      </w:r>
      <w:r>
        <w:rPr>
          <w:rFonts w:hint="eastAsia" w:hAnsi="宋体" w:cs="Tahoma"/>
          <w:b/>
          <w:color w:val="000000"/>
          <w:sz w:val="18"/>
          <w:szCs w:val="18"/>
        </w:rPr>
        <w:t>。</w:t>
      </w:r>
      <w:r>
        <w:rPr>
          <w:rFonts w:hint="eastAsia" w:hAnsi="宋体" w:cs="Tahoma"/>
          <w:bCs/>
          <w:color w:val="000000"/>
          <w:sz w:val="18"/>
          <w:szCs w:val="18"/>
        </w:rPr>
        <w:t>若客户使用的宽带不满足前述要求，则造成的话音质量问题由客户自行承担和修复。</w:t>
      </w:r>
      <w:r>
        <w:rPr>
          <w:rFonts w:hint="eastAsia" w:hAnsi="宋体" w:cs="Tahoma"/>
          <w:b/>
          <w:color w:val="000000"/>
          <w:sz w:val="18"/>
          <w:szCs w:val="18"/>
        </w:rPr>
        <w:t>商云通业务资费不包括宽带业务使用费。因客户欠费等非中国电信上海公司原因造成宽带停机导致商云通业务无法正常使用的，中国电信上海公司不因此而减免任何费用。</w:t>
      </w:r>
      <w:r>
        <w:rPr>
          <w:rFonts w:hint="eastAsia" w:hAnsi="宋体" w:cs="Tahoma"/>
          <w:bCs/>
          <w:color w:val="000000"/>
          <w:sz w:val="18"/>
          <w:szCs w:val="18"/>
        </w:rPr>
        <w:t>若连接的互联网宽带非中国电信上海公司提供，则使用时由于宽带问题导致的话音质量不畅由客户自行联系宽带运营商进行排查，中国电信上海公司不承担责任且不因此而减免任何费用。</w:t>
      </w:r>
    </w:p>
    <w:p w14:paraId="39B1E627">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为改善业务服务质量，中国电信上海公司有权对业务平台、网络采取扩容、调整、升级等措施，并提前在业务网站以业务公告或其它形式提前通知客户。</w:t>
      </w:r>
    </w:p>
    <w:p w14:paraId="528FCCA9">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提供客户名下商云通号码的短号互拨功能，客户可自行至商云通业务管理平台进行设置，短号本地互</w:t>
      </w:r>
    </w:p>
    <w:p w14:paraId="63E1F22F">
      <w:pPr>
        <w:numPr>
          <w:numId w:val="0"/>
        </w:numPr>
        <w:spacing w:line="260" w:lineRule="exact"/>
        <w:ind w:leftChars="0"/>
        <w:rPr>
          <w:rFonts w:hAnsi="宋体" w:cs="Tahoma"/>
          <w:bCs/>
          <w:color w:val="000000"/>
          <w:sz w:val="18"/>
          <w:szCs w:val="18"/>
        </w:rPr>
      </w:pPr>
    </w:p>
    <w:p w14:paraId="46191CFE">
      <w:pPr>
        <w:numPr>
          <w:numId w:val="0"/>
        </w:numPr>
        <w:spacing w:line="260" w:lineRule="exact"/>
        <w:ind w:leftChars="0"/>
        <w:rPr>
          <w:rFonts w:hAnsi="宋体" w:cs="Tahoma"/>
          <w:bCs/>
          <w:color w:val="000000"/>
          <w:sz w:val="18"/>
          <w:szCs w:val="18"/>
        </w:rPr>
      </w:pPr>
    </w:p>
    <w:p w14:paraId="64F39219">
      <w:pPr>
        <w:numPr>
          <w:numId w:val="0"/>
        </w:numPr>
        <w:spacing w:line="260" w:lineRule="exact"/>
        <w:ind w:leftChars="0" w:firstLine="540" w:firstLineChars="300"/>
        <w:rPr>
          <w:rFonts w:hAnsi="宋体" w:cs="Tahoma"/>
          <w:bCs/>
          <w:color w:val="000000"/>
          <w:sz w:val="18"/>
          <w:szCs w:val="18"/>
        </w:rPr>
      </w:pPr>
      <w:r>
        <w:rPr>
          <w:rFonts w:hint="eastAsia" w:hAnsi="宋体" w:cs="Tahoma"/>
          <w:bCs/>
          <w:color w:val="000000"/>
          <w:sz w:val="18"/>
          <w:szCs w:val="18"/>
        </w:rPr>
        <w:t>拨免通话费。</w:t>
      </w:r>
    </w:p>
    <w:p w14:paraId="55F6338E">
      <w:pPr>
        <w:spacing w:line="260" w:lineRule="exact"/>
        <w:rPr>
          <w:rFonts w:hAnsi="宋体" w:cs="Tahoma"/>
          <w:bCs/>
          <w:color w:val="000000"/>
          <w:sz w:val="18"/>
          <w:szCs w:val="18"/>
        </w:rPr>
      </w:pPr>
      <w:r>
        <w:rPr>
          <w:rFonts w:hint="eastAsia" w:hAnsi="宋体" w:cs="Tahoma"/>
          <w:bCs/>
          <w:color w:val="000000"/>
          <w:sz w:val="18"/>
          <w:szCs w:val="18"/>
        </w:rPr>
        <w:t>（十一）商云通：一年协议期内，因客户原因退出增值业务或导致增值业务提前终止的，客户应结清之前已使用的费用及违约金，并根据所选增值业务支付提前退出违约金：剩余协议期6个月（含）以下的，收取1个月增值业务基本资费作为违约金，剩余协议期6个月以上的，收取剩余协议期的月份/12（向上取整）*2个月增值业务基本资费作为违约金，其中业务月基本费：45元/月/线。</w:t>
      </w:r>
    </w:p>
    <w:p w14:paraId="5C002367">
      <w:pPr>
        <w:spacing w:line="260" w:lineRule="exact"/>
        <w:rPr>
          <w:rFonts w:hAnsi="宋体" w:cs="Tahoma"/>
          <w:bCs/>
          <w:color w:val="000000"/>
          <w:sz w:val="18"/>
          <w:szCs w:val="18"/>
        </w:rPr>
      </w:pPr>
      <w:r>
        <w:rPr>
          <w:rFonts w:hint="eastAsia" w:hAnsi="宋体" w:cs="Tahoma"/>
          <w:bCs/>
          <w:color w:val="000000"/>
          <w:sz w:val="18"/>
          <w:szCs w:val="18"/>
        </w:rPr>
        <w:t>（十二）</w:t>
      </w:r>
      <w:bookmarkStart w:id="12" w:name="_Hlk195030175"/>
      <w:r>
        <w:rPr>
          <w:rFonts w:hint="eastAsia" w:hAnsi="宋体" w:cs="Tahoma"/>
          <w:bCs/>
          <w:color w:val="000000"/>
          <w:sz w:val="18"/>
          <w:szCs w:val="18"/>
        </w:rPr>
        <w:t>本规则是《中国电信股份有限公司上海分公司智云随选-开店宝基础版套餐申请登记表》（“《申请登记表》”）的组成部分，用户在《申请登记表》上盖章即表示认可本规则内容</w:t>
      </w:r>
      <w:bookmarkEnd w:id="12"/>
      <w:r>
        <w:rPr>
          <w:rFonts w:hint="eastAsia" w:hAnsi="宋体" w:cs="Tahoma"/>
          <w:bCs/>
          <w:color w:val="000000"/>
          <w:sz w:val="18"/>
          <w:szCs w:val="18"/>
        </w:rPr>
        <w:t>。</w:t>
      </w:r>
    </w:p>
    <w:p w14:paraId="07557495">
      <w:pPr>
        <w:spacing w:line="260" w:lineRule="exact"/>
        <w:rPr>
          <w:rFonts w:hAnsi="宋体" w:cs="Tahoma"/>
          <w:bCs/>
          <w:color w:val="000000"/>
          <w:sz w:val="18"/>
          <w:szCs w:val="18"/>
        </w:rPr>
      </w:pPr>
    </w:p>
    <w:p w14:paraId="5BDF6A81">
      <w:pPr>
        <w:spacing w:line="260" w:lineRule="exact"/>
        <w:rPr>
          <w:rFonts w:hAnsi="宋体" w:cs="Tahoma"/>
          <w:bCs/>
          <w:color w:val="000000"/>
          <w:sz w:val="18"/>
          <w:szCs w:val="18"/>
        </w:rPr>
      </w:pPr>
    </w:p>
    <w:p w14:paraId="0BFA06C2">
      <w:pPr>
        <w:spacing w:line="260" w:lineRule="exact"/>
        <w:rPr>
          <w:rFonts w:hAnsi="宋体" w:cs="Tahoma"/>
          <w:bCs/>
          <w:color w:val="000000"/>
          <w:sz w:val="18"/>
          <w:szCs w:val="18"/>
        </w:rPr>
      </w:pPr>
    </w:p>
    <w:p w14:paraId="62B696FA">
      <w:pPr>
        <w:spacing w:line="260" w:lineRule="exact"/>
        <w:rPr>
          <w:rFonts w:hAnsi="宋体" w:cs="Tahoma"/>
          <w:bCs/>
          <w:color w:val="000000"/>
          <w:sz w:val="18"/>
          <w:szCs w:val="18"/>
        </w:rPr>
      </w:pPr>
    </w:p>
    <w:p w14:paraId="5323E747">
      <w:pPr>
        <w:spacing w:line="260" w:lineRule="exact"/>
        <w:rPr>
          <w:rFonts w:hAnsi="宋体" w:cs="Tahoma"/>
          <w:bCs/>
          <w:color w:val="000000"/>
          <w:sz w:val="18"/>
          <w:szCs w:val="18"/>
        </w:rPr>
      </w:pPr>
    </w:p>
    <w:p w14:paraId="205CD151">
      <w:pPr>
        <w:spacing w:line="260" w:lineRule="exact"/>
        <w:rPr>
          <w:rFonts w:hAnsi="宋体" w:cs="Tahoma"/>
          <w:bCs/>
          <w:color w:val="000000"/>
          <w:sz w:val="18"/>
          <w:szCs w:val="18"/>
        </w:rPr>
      </w:pPr>
    </w:p>
    <w:p w14:paraId="12675A4B">
      <w:pPr>
        <w:spacing w:line="260" w:lineRule="exact"/>
        <w:rPr>
          <w:rFonts w:hAnsi="宋体" w:cs="Tahoma"/>
          <w:bCs/>
          <w:color w:val="000000"/>
          <w:sz w:val="18"/>
          <w:szCs w:val="18"/>
        </w:rPr>
      </w:pPr>
    </w:p>
    <w:p w14:paraId="29A16654">
      <w:pPr>
        <w:spacing w:line="260" w:lineRule="exact"/>
        <w:rPr>
          <w:rFonts w:hAnsi="宋体" w:cs="Tahoma"/>
          <w:bCs/>
          <w:color w:val="000000"/>
          <w:sz w:val="18"/>
          <w:szCs w:val="18"/>
        </w:rPr>
      </w:pPr>
    </w:p>
    <w:p w14:paraId="102029E1">
      <w:pPr>
        <w:spacing w:line="260" w:lineRule="exact"/>
        <w:rPr>
          <w:rFonts w:hAnsi="宋体" w:cs="Tahoma"/>
          <w:bCs/>
          <w:color w:val="000000"/>
          <w:sz w:val="18"/>
          <w:szCs w:val="18"/>
        </w:rPr>
      </w:pPr>
    </w:p>
    <w:p w14:paraId="5426ABA6">
      <w:pPr>
        <w:spacing w:line="260" w:lineRule="exact"/>
        <w:rPr>
          <w:rFonts w:hAnsi="宋体" w:cs="Tahoma"/>
          <w:bCs/>
          <w:color w:val="000000"/>
          <w:sz w:val="18"/>
          <w:szCs w:val="18"/>
        </w:rPr>
      </w:pPr>
    </w:p>
    <w:p w14:paraId="4F0F82B8">
      <w:pPr>
        <w:spacing w:line="260" w:lineRule="exact"/>
        <w:rPr>
          <w:rFonts w:hAnsi="宋体" w:cs="Tahoma"/>
          <w:bCs/>
          <w:color w:val="000000"/>
          <w:sz w:val="18"/>
          <w:szCs w:val="18"/>
        </w:rPr>
      </w:pPr>
    </w:p>
    <w:p w14:paraId="1D824CED">
      <w:pPr>
        <w:spacing w:line="260" w:lineRule="exact"/>
        <w:rPr>
          <w:rFonts w:hAnsi="宋体" w:cs="Tahoma"/>
          <w:bCs/>
          <w:color w:val="000000"/>
          <w:sz w:val="18"/>
          <w:szCs w:val="18"/>
        </w:rPr>
      </w:pPr>
    </w:p>
    <w:p w14:paraId="4EF2D136">
      <w:pPr>
        <w:spacing w:line="260" w:lineRule="exact"/>
        <w:rPr>
          <w:rFonts w:hAnsi="宋体" w:cs="Tahoma"/>
          <w:bCs/>
          <w:color w:val="000000"/>
          <w:sz w:val="18"/>
          <w:szCs w:val="18"/>
        </w:rPr>
      </w:pPr>
    </w:p>
    <w:p w14:paraId="73BC38DA">
      <w:pPr>
        <w:spacing w:line="260" w:lineRule="exact"/>
        <w:rPr>
          <w:rFonts w:hAnsi="宋体" w:cs="Tahoma"/>
          <w:bCs/>
          <w:color w:val="000000"/>
          <w:sz w:val="18"/>
          <w:szCs w:val="18"/>
        </w:rPr>
      </w:pPr>
    </w:p>
    <w:p w14:paraId="77DE6AEE">
      <w:pPr>
        <w:spacing w:line="260" w:lineRule="exact"/>
        <w:rPr>
          <w:rFonts w:hAnsi="宋体" w:cs="Tahoma"/>
          <w:bCs/>
          <w:color w:val="000000"/>
          <w:sz w:val="18"/>
          <w:szCs w:val="18"/>
        </w:rPr>
      </w:pPr>
    </w:p>
    <w:p w14:paraId="72FFB69F">
      <w:pPr>
        <w:spacing w:line="260" w:lineRule="exact"/>
        <w:rPr>
          <w:rFonts w:hAnsi="宋体" w:cs="Tahoma"/>
          <w:bCs/>
          <w:color w:val="000000"/>
          <w:sz w:val="18"/>
          <w:szCs w:val="18"/>
        </w:rPr>
      </w:pPr>
    </w:p>
    <w:p w14:paraId="5246F470">
      <w:pPr>
        <w:spacing w:line="260" w:lineRule="exact"/>
        <w:rPr>
          <w:rFonts w:hAnsi="宋体" w:cs="Tahoma"/>
          <w:bCs/>
          <w:color w:val="000000"/>
          <w:sz w:val="18"/>
          <w:szCs w:val="18"/>
        </w:rPr>
      </w:pPr>
    </w:p>
    <w:p w14:paraId="5ED08006">
      <w:pPr>
        <w:spacing w:line="260" w:lineRule="exact"/>
        <w:rPr>
          <w:rFonts w:hAnsi="宋体" w:cs="Tahoma"/>
          <w:bCs/>
          <w:color w:val="000000"/>
          <w:sz w:val="18"/>
          <w:szCs w:val="18"/>
        </w:rPr>
      </w:pPr>
    </w:p>
    <w:p w14:paraId="7489B49A">
      <w:pPr>
        <w:spacing w:line="260" w:lineRule="exact"/>
        <w:rPr>
          <w:rFonts w:hAnsi="宋体" w:cs="Tahoma"/>
          <w:bCs/>
          <w:color w:val="000000"/>
          <w:sz w:val="18"/>
          <w:szCs w:val="18"/>
        </w:rPr>
      </w:pPr>
    </w:p>
    <w:p w14:paraId="1B34ED12">
      <w:pPr>
        <w:spacing w:line="260" w:lineRule="exact"/>
        <w:rPr>
          <w:rFonts w:hAnsi="宋体" w:cs="Tahoma"/>
          <w:bCs/>
          <w:color w:val="000000"/>
          <w:sz w:val="18"/>
          <w:szCs w:val="18"/>
        </w:rPr>
      </w:pPr>
    </w:p>
    <w:p w14:paraId="208A211F">
      <w:pPr>
        <w:spacing w:line="260" w:lineRule="exact"/>
        <w:rPr>
          <w:rFonts w:hAnsi="宋体" w:cs="Tahoma"/>
          <w:bCs/>
          <w:color w:val="000000"/>
          <w:sz w:val="18"/>
          <w:szCs w:val="18"/>
        </w:rPr>
      </w:pPr>
    </w:p>
    <w:p w14:paraId="66D037E3">
      <w:pPr>
        <w:spacing w:line="260" w:lineRule="exact"/>
        <w:rPr>
          <w:rFonts w:hAnsi="宋体" w:cs="Tahoma"/>
          <w:bCs/>
          <w:color w:val="000000"/>
          <w:sz w:val="18"/>
          <w:szCs w:val="18"/>
        </w:rPr>
      </w:pPr>
    </w:p>
    <w:p w14:paraId="1B0CCC09">
      <w:pPr>
        <w:spacing w:line="260" w:lineRule="exact"/>
        <w:rPr>
          <w:rFonts w:hAnsi="宋体" w:cs="Tahoma"/>
          <w:bCs/>
          <w:color w:val="000000"/>
          <w:sz w:val="18"/>
          <w:szCs w:val="18"/>
        </w:rPr>
      </w:pPr>
    </w:p>
    <w:p w14:paraId="15068F5F">
      <w:pPr>
        <w:spacing w:line="260" w:lineRule="exact"/>
        <w:rPr>
          <w:rFonts w:hAnsi="宋体" w:cs="Tahoma"/>
          <w:bCs/>
          <w:color w:val="000000"/>
          <w:sz w:val="18"/>
          <w:szCs w:val="18"/>
        </w:rPr>
      </w:pPr>
    </w:p>
    <w:p w14:paraId="63801BE4">
      <w:pPr>
        <w:spacing w:line="260" w:lineRule="exact"/>
        <w:rPr>
          <w:rFonts w:hAnsi="宋体" w:cs="Tahoma"/>
          <w:bCs/>
          <w:color w:val="000000"/>
          <w:sz w:val="18"/>
          <w:szCs w:val="18"/>
        </w:rPr>
      </w:pPr>
    </w:p>
    <w:p w14:paraId="5682A6AE">
      <w:pPr>
        <w:spacing w:line="260" w:lineRule="exact"/>
        <w:rPr>
          <w:rFonts w:hAnsi="宋体" w:cs="Tahoma"/>
          <w:bCs/>
          <w:color w:val="000000"/>
          <w:sz w:val="18"/>
          <w:szCs w:val="18"/>
        </w:rPr>
      </w:pPr>
    </w:p>
    <w:p w14:paraId="10017E8D">
      <w:pPr>
        <w:spacing w:line="260" w:lineRule="exact"/>
        <w:rPr>
          <w:rFonts w:hAnsi="宋体" w:cs="Tahoma"/>
          <w:bCs/>
          <w:color w:val="000000"/>
          <w:sz w:val="18"/>
          <w:szCs w:val="18"/>
        </w:rPr>
      </w:pPr>
    </w:p>
    <w:p w14:paraId="64C0DAFC">
      <w:pPr>
        <w:spacing w:line="260" w:lineRule="exact"/>
        <w:rPr>
          <w:rFonts w:hAnsi="宋体" w:cs="Tahoma"/>
          <w:bCs/>
          <w:color w:val="000000"/>
          <w:sz w:val="18"/>
          <w:szCs w:val="18"/>
        </w:rPr>
      </w:pPr>
    </w:p>
    <w:p w14:paraId="08B1A22D">
      <w:pPr>
        <w:spacing w:line="260" w:lineRule="exact"/>
        <w:rPr>
          <w:rFonts w:hAnsi="宋体" w:cs="Tahoma"/>
          <w:bCs/>
          <w:color w:val="000000"/>
          <w:sz w:val="18"/>
          <w:szCs w:val="18"/>
        </w:rPr>
      </w:pPr>
    </w:p>
    <w:p w14:paraId="4F530980">
      <w:pPr>
        <w:spacing w:line="260" w:lineRule="exact"/>
        <w:rPr>
          <w:rFonts w:hAnsi="宋体" w:cs="Tahoma"/>
          <w:bCs/>
          <w:color w:val="000000"/>
          <w:sz w:val="18"/>
          <w:szCs w:val="18"/>
        </w:rPr>
      </w:pPr>
    </w:p>
    <w:p w14:paraId="4D16A4FD">
      <w:pPr>
        <w:spacing w:line="260" w:lineRule="exact"/>
        <w:rPr>
          <w:rFonts w:hAnsi="宋体" w:cs="Tahoma"/>
          <w:bCs/>
          <w:color w:val="000000"/>
          <w:sz w:val="18"/>
          <w:szCs w:val="18"/>
        </w:rPr>
      </w:pPr>
    </w:p>
    <w:p w14:paraId="7DEDADB9">
      <w:pPr>
        <w:spacing w:line="260" w:lineRule="exact"/>
        <w:rPr>
          <w:rFonts w:hAnsi="宋体" w:cs="Tahoma"/>
          <w:bCs/>
          <w:color w:val="000000"/>
          <w:sz w:val="18"/>
          <w:szCs w:val="18"/>
        </w:rPr>
      </w:pPr>
    </w:p>
    <w:p w14:paraId="39858126">
      <w:pPr>
        <w:spacing w:line="260" w:lineRule="exact"/>
        <w:rPr>
          <w:rFonts w:hAnsi="宋体" w:cs="Tahoma"/>
          <w:bCs/>
          <w:color w:val="000000"/>
          <w:sz w:val="18"/>
          <w:szCs w:val="18"/>
        </w:rPr>
      </w:pPr>
    </w:p>
    <w:p w14:paraId="25F63116">
      <w:pPr>
        <w:spacing w:line="260" w:lineRule="exact"/>
        <w:rPr>
          <w:rFonts w:hAnsi="宋体" w:cs="Tahoma"/>
          <w:bCs/>
          <w:color w:val="000000"/>
          <w:sz w:val="18"/>
          <w:szCs w:val="18"/>
        </w:rPr>
      </w:pPr>
    </w:p>
    <w:p w14:paraId="199B63F6">
      <w:pPr>
        <w:spacing w:line="260" w:lineRule="exact"/>
        <w:rPr>
          <w:rFonts w:hAnsi="宋体" w:cs="Tahoma"/>
          <w:bCs/>
          <w:color w:val="000000"/>
          <w:sz w:val="18"/>
          <w:szCs w:val="18"/>
        </w:rPr>
      </w:pPr>
    </w:p>
    <w:p w14:paraId="47A57C2C">
      <w:pPr>
        <w:spacing w:line="260" w:lineRule="exact"/>
        <w:rPr>
          <w:rFonts w:hAnsi="宋体" w:cs="Tahoma"/>
          <w:bCs/>
          <w:color w:val="000000"/>
          <w:sz w:val="18"/>
          <w:szCs w:val="18"/>
        </w:rPr>
      </w:pPr>
    </w:p>
    <w:p w14:paraId="186DBC2E">
      <w:pPr>
        <w:spacing w:line="260" w:lineRule="exact"/>
        <w:rPr>
          <w:rFonts w:hAnsi="宋体" w:cs="Tahoma"/>
          <w:bCs/>
          <w:color w:val="000000"/>
          <w:sz w:val="18"/>
          <w:szCs w:val="18"/>
        </w:rPr>
      </w:pPr>
    </w:p>
    <w:p w14:paraId="38F19E3A">
      <w:pPr>
        <w:spacing w:line="260" w:lineRule="exact"/>
        <w:rPr>
          <w:rFonts w:hAnsi="宋体" w:cs="Tahoma"/>
          <w:bCs/>
          <w:color w:val="000000"/>
          <w:sz w:val="18"/>
          <w:szCs w:val="18"/>
        </w:rPr>
      </w:pPr>
    </w:p>
    <w:p w14:paraId="49C0534C">
      <w:pPr>
        <w:spacing w:line="260" w:lineRule="exact"/>
        <w:rPr>
          <w:rFonts w:hAnsi="宋体" w:cs="Tahoma"/>
          <w:bCs/>
          <w:color w:val="000000"/>
          <w:sz w:val="18"/>
          <w:szCs w:val="18"/>
        </w:rPr>
      </w:pPr>
    </w:p>
    <w:p w14:paraId="10053668">
      <w:pPr>
        <w:spacing w:line="260" w:lineRule="exact"/>
        <w:rPr>
          <w:rFonts w:hAnsi="宋体" w:cs="Tahoma"/>
          <w:bCs/>
          <w:color w:val="000000"/>
          <w:sz w:val="18"/>
          <w:szCs w:val="18"/>
        </w:rPr>
      </w:pPr>
    </w:p>
    <w:p w14:paraId="489CFAE0">
      <w:pPr>
        <w:spacing w:line="260" w:lineRule="exact"/>
        <w:rPr>
          <w:rFonts w:hAnsi="宋体" w:cs="Tahoma"/>
          <w:bCs/>
          <w:color w:val="000000"/>
          <w:sz w:val="18"/>
          <w:szCs w:val="18"/>
        </w:rPr>
      </w:pPr>
    </w:p>
    <w:p w14:paraId="5C5B6FBC">
      <w:pPr>
        <w:spacing w:line="260" w:lineRule="exact"/>
        <w:rPr>
          <w:rFonts w:hAnsi="宋体" w:cs="Tahoma"/>
          <w:bCs/>
          <w:color w:val="000000"/>
          <w:sz w:val="18"/>
          <w:szCs w:val="18"/>
        </w:rPr>
      </w:pPr>
    </w:p>
    <w:p w14:paraId="07CF696A">
      <w:pPr>
        <w:spacing w:line="260" w:lineRule="exact"/>
        <w:rPr>
          <w:rFonts w:hAnsi="宋体" w:cs="Tahoma"/>
          <w:bCs/>
          <w:color w:val="000000"/>
          <w:sz w:val="18"/>
          <w:szCs w:val="18"/>
        </w:rPr>
      </w:pPr>
    </w:p>
    <w:p w14:paraId="056DD6F5">
      <w:pPr>
        <w:spacing w:line="260" w:lineRule="exact"/>
        <w:rPr>
          <w:rFonts w:hAnsi="宋体" w:cs="Tahoma"/>
          <w:bCs/>
          <w:color w:val="000000"/>
          <w:sz w:val="18"/>
          <w:szCs w:val="18"/>
        </w:rPr>
      </w:pPr>
    </w:p>
    <w:p w14:paraId="451D419A">
      <w:pPr>
        <w:spacing w:line="260" w:lineRule="exact"/>
        <w:rPr>
          <w:rFonts w:hAnsi="宋体" w:cs="Tahoma"/>
          <w:bCs/>
          <w:color w:val="000000"/>
          <w:sz w:val="18"/>
          <w:szCs w:val="18"/>
        </w:rPr>
      </w:pPr>
    </w:p>
    <w:p w14:paraId="6C49D5B2">
      <w:pPr>
        <w:spacing w:line="260" w:lineRule="exact"/>
        <w:rPr>
          <w:rFonts w:hAnsi="宋体" w:cs="Tahoma"/>
          <w:bCs/>
          <w:color w:val="000000"/>
          <w:sz w:val="18"/>
          <w:szCs w:val="18"/>
        </w:rPr>
      </w:pPr>
    </w:p>
    <w:p w14:paraId="7B7F1C84">
      <w:pPr>
        <w:jc w:val="center"/>
        <w:rPr>
          <w:rFonts w:hint="eastAsia" w:ascii="宋体" w:hAnsi="宋体"/>
          <w:color w:val="000000"/>
          <w:szCs w:val="21"/>
        </w:rPr>
      </w:pPr>
    </w:p>
    <w:p w14:paraId="479CD428">
      <w:pPr>
        <w:jc w:val="center"/>
        <w:rPr>
          <w:rFonts w:hint="eastAsia" w:ascii="宋体" w:hAnsi="宋体"/>
          <w:color w:val="000000"/>
          <w:szCs w:val="21"/>
        </w:rPr>
      </w:pPr>
    </w:p>
    <w:p w14:paraId="2034B88A">
      <w:pPr>
        <w:jc w:val="center"/>
        <w:rPr>
          <w:rFonts w:ascii="宋体" w:hAnsi="宋体"/>
          <w:color w:val="000000"/>
          <w:szCs w:val="21"/>
        </w:rPr>
      </w:pPr>
      <w:r>
        <w:rPr>
          <w:rFonts w:hint="eastAsia" w:ascii="宋体" w:hAnsi="宋体"/>
          <w:color w:val="000000"/>
          <w:szCs w:val="21"/>
        </w:rPr>
        <w:t>中国电信股份有限公司上海分公司</w:t>
      </w:r>
    </w:p>
    <w:p w14:paraId="726F742B">
      <w:pPr>
        <w:spacing w:line="360" w:lineRule="auto"/>
        <w:ind w:left="180"/>
        <w:jc w:val="center"/>
        <w:rPr>
          <w:rFonts w:ascii="宋体" w:hAnsi="宋体"/>
          <w:color w:val="000000"/>
          <w:szCs w:val="21"/>
        </w:rPr>
      </w:pPr>
      <w:r>
        <w:rPr>
          <w:rFonts w:hint="eastAsia" w:ascii="宋体" w:hAnsi="宋体"/>
          <w:color w:val="000000"/>
          <w:szCs w:val="21"/>
        </w:rPr>
        <w:t>4K IPTV权益包营销规则</w:t>
      </w:r>
    </w:p>
    <w:p w14:paraId="7C85536E">
      <w:pPr>
        <w:rPr>
          <w:rFonts w:ascii="宋体" w:hAnsi="宋体" w:cs="宋体"/>
          <w:b/>
          <w:bCs/>
          <w:sz w:val="18"/>
          <w:szCs w:val="18"/>
        </w:rPr>
      </w:pPr>
      <w:r>
        <w:rPr>
          <w:rFonts w:hint="eastAsia" w:ascii="宋体" w:hAnsi="宋体" w:cs="宋体"/>
          <w:b/>
          <w:bCs/>
          <w:sz w:val="18"/>
          <w:szCs w:val="18"/>
        </w:rPr>
        <w:t>一、关于活动说明</w:t>
      </w:r>
    </w:p>
    <w:p w14:paraId="27359A81">
      <w:pPr>
        <w:ind w:firstLine="420"/>
        <w:rPr>
          <w:rFonts w:ascii="宋体" w:hAnsi="宋体" w:cs="宋体"/>
          <w:b/>
          <w:sz w:val="18"/>
          <w:szCs w:val="18"/>
        </w:rPr>
      </w:pPr>
      <w:r>
        <w:rPr>
          <w:rFonts w:hint="eastAsia" w:ascii="宋体" w:hAnsi="宋体" w:cs="宋体"/>
          <w:b/>
          <w:sz w:val="18"/>
          <w:szCs w:val="18"/>
        </w:rPr>
        <w:t>1、权益包内费用涉及的资费仅含一路4K智能高清IPTV业务套餐资费，不含宽带业务使用费及其他机顶盒页面提示的收费项目。</w:t>
      </w:r>
    </w:p>
    <w:p w14:paraId="31966720">
      <w:pPr>
        <w:ind w:firstLine="420"/>
        <w:rPr>
          <w:rFonts w:ascii="宋体" w:hAnsi="宋体" w:cs="宋体"/>
          <w:b/>
          <w:sz w:val="18"/>
          <w:szCs w:val="18"/>
        </w:rPr>
      </w:pPr>
      <w:r>
        <w:rPr>
          <w:rFonts w:hint="eastAsia" w:ascii="宋体" w:hAnsi="宋体" w:cs="宋体"/>
          <w:b/>
          <w:sz w:val="18"/>
          <w:szCs w:val="18"/>
        </w:rPr>
        <w:t>2、如客户已有IPTV，本套餐资费不含客户原IPTV套餐资费，原IPTV资费及内容保持不变。客户已有的IPTV与参加本活动4K智能IPTV机顶盒的4K业务和IPTV业务内容订购可共享。</w:t>
      </w:r>
    </w:p>
    <w:p w14:paraId="7637BACC">
      <w:pPr>
        <w:ind w:firstLine="420"/>
        <w:rPr>
          <w:rFonts w:ascii="宋体" w:hAnsi="宋体" w:cs="宋体"/>
          <w:b/>
          <w:sz w:val="18"/>
          <w:szCs w:val="18"/>
        </w:rPr>
      </w:pPr>
      <w:r>
        <w:rPr>
          <w:rFonts w:hint="eastAsia" w:ascii="宋体" w:hAnsi="宋体" w:cs="宋体"/>
          <w:b/>
          <w:sz w:val="18"/>
          <w:szCs w:val="18"/>
        </w:rPr>
        <w:t>3、4K智能高清IPTV目前包含：部分4K内容，高清IPTV内的高清频道（如东方卫视、第一财经、上海教育、体育频道、央视一套、江苏卫视、浙江卫视、北京卫视、广东卫视、湖南卫视、黑龙江卫视、深圳卫视等）和影视、少儿、体育、纪实、综艺等特色点播内容。部分频道的”时移“和“回看”功能。IPTV 上的频道/专区名称和资费以页面显示为准。</w:t>
      </w:r>
    </w:p>
    <w:p w14:paraId="4FB0CBFF">
      <w:pPr>
        <w:ind w:firstLine="420"/>
        <w:rPr>
          <w:rFonts w:ascii="宋体" w:hAnsi="宋体" w:cs="宋体"/>
          <w:b/>
          <w:sz w:val="18"/>
          <w:szCs w:val="18"/>
        </w:rPr>
      </w:pPr>
      <w:r>
        <w:rPr>
          <w:rFonts w:hint="eastAsia" w:ascii="宋体" w:hAnsi="宋体" w:cs="宋体"/>
          <w:b/>
          <w:sz w:val="18"/>
          <w:szCs w:val="18"/>
        </w:rPr>
        <w:t>4、本规则有效期间，上述IPTV产品包内容若有调整，中国电信上海公司会提前通过IPTV页面通告方式告知客户。</w:t>
      </w:r>
    </w:p>
    <w:p w14:paraId="355D9CE2">
      <w:pPr>
        <w:ind w:firstLine="420"/>
        <w:rPr>
          <w:rFonts w:ascii="宋体" w:hAnsi="宋体" w:cs="宋体"/>
          <w:b/>
          <w:sz w:val="18"/>
          <w:szCs w:val="18"/>
        </w:rPr>
      </w:pPr>
      <w:r>
        <w:rPr>
          <w:rFonts w:hint="eastAsia" w:ascii="宋体" w:hAnsi="宋体" w:cs="宋体"/>
          <w:b/>
          <w:sz w:val="18"/>
          <w:szCs w:val="18"/>
        </w:rPr>
        <w:t>5、为了确保4K节目收视效果，建议用户使用自备的4K电视机。</w:t>
      </w:r>
    </w:p>
    <w:p w14:paraId="4CED76C9">
      <w:pPr>
        <w:rPr>
          <w:rFonts w:ascii="宋体" w:hAnsi="宋体" w:cs="宋体"/>
          <w:b/>
          <w:kern w:val="0"/>
          <w:sz w:val="18"/>
          <w:szCs w:val="18"/>
        </w:rPr>
      </w:pPr>
      <w:r>
        <w:rPr>
          <w:rFonts w:hint="eastAsia" w:ascii="宋体" w:hAnsi="宋体" w:cs="宋体"/>
          <w:b/>
          <w:kern w:val="0"/>
          <w:sz w:val="18"/>
          <w:szCs w:val="18"/>
        </w:rPr>
        <w:t>二、关于其他收费业务：</w:t>
      </w:r>
    </w:p>
    <w:p w14:paraId="00E83089">
      <w:pPr>
        <w:ind w:firstLine="542" w:firstLineChars="300"/>
        <w:rPr>
          <w:rFonts w:ascii="宋体" w:hAnsi="宋体" w:cs="宋体"/>
          <w:b/>
          <w:bCs/>
          <w:sz w:val="18"/>
          <w:szCs w:val="18"/>
        </w:rPr>
      </w:pPr>
      <w:r>
        <w:rPr>
          <w:rFonts w:hint="eastAsia" w:ascii="宋体" w:hAnsi="宋体" w:cs="宋体"/>
          <w:b/>
          <w:bCs/>
          <w:sz w:val="18"/>
          <w:szCs w:val="18"/>
        </w:rPr>
        <w:t>收费业务以页面提示的实际内容及资费为准，客户可以通过页面自行订购。</w:t>
      </w:r>
    </w:p>
    <w:p w14:paraId="3E9CC91C">
      <w:pPr>
        <w:rPr>
          <w:rFonts w:ascii="宋体" w:hAnsi="宋体" w:cs="宋体"/>
          <w:b/>
          <w:bCs/>
          <w:sz w:val="18"/>
          <w:szCs w:val="18"/>
        </w:rPr>
      </w:pPr>
      <w:r>
        <w:rPr>
          <w:rFonts w:hint="eastAsia" w:ascii="宋体" w:hAnsi="宋体" w:cs="宋体"/>
          <w:b/>
          <w:bCs/>
          <w:sz w:val="18"/>
          <w:szCs w:val="18"/>
        </w:rPr>
        <w:t>三、关于规则有效期：</w:t>
      </w:r>
    </w:p>
    <w:p w14:paraId="418380D9">
      <w:pPr>
        <w:rPr>
          <w:rFonts w:ascii="宋体" w:hAnsi="宋体" w:cs="宋体"/>
          <w:b/>
          <w:bCs/>
          <w:sz w:val="18"/>
          <w:szCs w:val="18"/>
        </w:rPr>
      </w:pPr>
      <w:r>
        <w:rPr>
          <w:rFonts w:hint="eastAsia" w:ascii="宋体" w:hAnsi="宋体" w:cs="宋体"/>
          <w:b/>
          <w:sz w:val="18"/>
          <w:szCs w:val="18"/>
        </w:rPr>
        <w:t>　　本营销活动规则有效期2年，自业务开通的次月1日起算。开通当月不收取本活动套餐费，套餐费从开通次月起收取，其他收费业务以页面收费提示为准；后付费用户通过账单收取。</w:t>
      </w:r>
      <w:r>
        <w:rPr>
          <w:rFonts w:hint="eastAsia" w:ascii="宋体" w:hAnsi="宋体" w:cs="宋体"/>
          <w:sz w:val="18"/>
          <w:szCs w:val="18"/>
        </w:rPr>
        <w:t>有效期满，客户可提出业务变更或业务注销（拆机）并办理相应手续。</w:t>
      </w:r>
    </w:p>
    <w:p w14:paraId="3864C50B">
      <w:pPr>
        <w:rPr>
          <w:rFonts w:ascii="宋体" w:hAnsi="宋体" w:cs="宋体"/>
          <w:sz w:val="18"/>
          <w:szCs w:val="18"/>
        </w:rPr>
      </w:pPr>
      <w:r>
        <w:rPr>
          <w:rFonts w:hint="eastAsia" w:ascii="宋体" w:hAnsi="宋体" w:cs="宋体"/>
          <w:sz w:val="18"/>
          <w:szCs w:val="18"/>
        </w:rPr>
        <w:t>　　有效期满，客户办理业务变更或业务注销（拆机）手续的，套餐优惠终止。客户可以选择参加中国电信上海公司推出的其他电信营销活动。</w:t>
      </w:r>
      <w:r>
        <w:rPr>
          <w:rFonts w:hint="eastAsia" w:ascii="宋体" w:hAnsi="宋体" w:cs="宋体"/>
          <w:bCs/>
          <w:sz w:val="18"/>
          <w:szCs w:val="18"/>
        </w:rPr>
        <w:t>客户变更套餐，自变更的次月1日起生效</w:t>
      </w:r>
      <w:r>
        <w:rPr>
          <w:rFonts w:hint="eastAsia" w:ascii="宋体" w:hAnsi="宋体" w:cs="宋体"/>
          <w:sz w:val="18"/>
          <w:szCs w:val="18"/>
        </w:rPr>
        <w:t>。</w:t>
      </w:r>
    </w:p>
    <w:p w14:paraId="1324ECD9">
      <w:pPr>
        <w:rPr>
          <w:rFonts w:ascii="宋体" w:hAnsi="宋体" w:cs="宋体"/>
          <w:sz w:val="18"/>
          <w:szCs w:val="18"/>
        </w:rPr>
      </w:pPr>
      <w:r>
        <w:rPr>
          <w:rFonts w:hint="eastAsia" w:ascii="宋体" w:hAnsi="宋体" w:cs="宋体"/>
          <w:sz w:val="18"/>
          <w:szCs w:val="18"/>
        </w:rPr>
        <w:t>　　</w:t>
      </w:r>
      <w:r>
        <w:rPr>
          <w:rFonts w:hint="eastAsia" w:ascii="宋体" w:hAnsi="宋体" w:cs="宋体"/>
          <w:b/>
          <w:bCs/>
          <w:sz w:val="18"/>
          <w:szCs w:val="18"/>
        </w:rPr>
        <w:t>有效期满，客户未办理业务变更或业务注销（拆机）手续的，中国电信上海公司在仍有能力提供本规则约定的套餐、且客户未发生欠费的情况下，不得擅自终止客户的通信服务，将继续按本规则约定的套餐向客户提供通信服务。</w:t>
      </w:r>
      <w:r>
        <w:rPr>
          <w:rFonts w:hint="eastAsia" w:ascii="宋体" w:hAnsi="宋体" w:cs="宋体"/>
          <w:sz w:val="18"/>
          <w:szCs w:val="18"/>
        </w:rPr>
        <w:t>中国电信上海公司若不能提供本规则约定的套餐优惠，有义务提前一个月通知客户终止套餐优惠。</w:t>
      </w:r>
    </w:p>
    <w:p w14:paraId="43FA764E">
      <w:pPr>
        <w:rPr>
          <w:rFonts w:ascii="宋体" w:hAnsi="宋体" w:cs="宋体"/>
          <w:b/>
          <w:bCs/>
          <w:sz w:val="18"/>
          <w:szCs w:val="18"/>
        </w:rPr>
      </w:pPr>
      <w:r>
        <w:rPr>
          <w:rFonts w:hint="eastAsia" w:ascii="宋体" w:hAnsi="宋体" w:cs="宋体"/>
          <w:b/>
          <w:bCs/>
          <w:sz w:val="18"/>
          <w:szCs w:val="18"/>
        </w:rPr>
        <w:t>四、</w:t>
      </w:r>
      <w:r>
        <w:rPr>
          <w:rFonts w:hint="eastAsia" w:ascii="宋体" w:hAnsi="宋体" w:cs="宋体"/>
          <w:b/>
          <w:sz w:val="18"/>
          <w:szCs w:val="18"/>
        </w:rPr>
        <w:t>关于4K智能机顶盒设备：</w:t>
      </w:r>
    </w:p>
    <w:p w14:paraId="3A068499">
      <w:pPr>
        <w:ind w:firstLine="271" w:firstLineChars="150"/>
        <w:rPr>
          <w:rFonts w:ascii="宋体" w:hAnsi="宋体" w:cs="宋体"/>
          <w:b/>
          <w:sz w:val="18"/>
          <w:szCs w:val="18"/>
        </w:rPr>
      </w:pPr>
      <w:r>
        <w:rPr>
          <w:rFonts w:hint="eastAsia" w:ascii="宋体" w:hAnsi="宋体" w:cs="宋体"/>
          <w:b/>
          <w:sz w:val="18"/>
          <w:szCs w:val="18"/>
        </w:rPr>
        <w:t>1、用户参加本活动，可使用中国电信上海公司提供的4K智能高清IPTV机顶盒。</w:t>
      </w:r>
    </w:p>
    <w:p w14:paraId="15B4C238">
      <w:pPr>
        <w:ind w:firstLine="271" w:firstLineChars="150"/>
        <w:rPr>
          <w:rFonts w:ascii="宋体" w:hAnsi="宋体" w:cs="宋体"/>
          <w:b/>
          <w:sz w:val="18"/>
          <w:szCs w:val="18"/>
        </w:rPr>
      </w:pPr>
      <w:r>
        <w:rPr>
          <w:rFonts w:hint="eastAsia" w:ascii="宋体" w:hAnsi="宋体" w:cs="宋体"/>
          <w:b/>
          <w:sz w:val="18"/>
          <w:szCs w:val="18"/>
        </w:rPr>
        <w:t>2、营销活动到期后，如用户不再使用本业务，可至营业厅办理相关手续，同时须归还相关设备并保证设备的完好可用或者向中国电信上海公司全额支付相关设备费用（4K智能高清机顶盒：400元/个）。</w:t>
      </w:r>
    </w:p>
    <w:p w14:paraId="7BC10212">
      <w:pPr>
        <w:rPr>
          <w:rFonts w:ascii="宋体" w:hAnsi="宋体" w:cs="宋体"/>
          <w:b/>
          <w:sz w:val="18"/>
          <w:szCs w:val="18"/>
        </w:rPr>
      </w:pPr>
      <w:r>
        <w:rPr>
          <w:rFonts w:hint="eastAsia" w:ascii="宋体" w:hAnsi="宋体" w:cs="宋体"/>
          <w:b/>
          <w:sz w:val="18"/>
          <w:szCs w:val="18"/>
        </w:rPr>
        <w:t>五、关于移机、改名过户和停机保号：</w:t>
      </w:r>
    </w:p>
    <w:p w14:paraId="38CC5291">
      <w:pPr>
        <w:ind w:firstLine="361" w:firstLineChars="200"/>
        <w:rPr>
          <w:rFonts w:ascii="宋体" w:hAnsi="宋体" w:cs="宋体"/>
          <w:b/>
          <w:bCs/>
          <w:sz w:val="18"/>
          <w:szCs w:val="18"/>
        </w:rPr>
      </w:pPr>
      <w:r>
        <w:rPr>
          <w:rFonts w:hint="eastAsia" w:ascii="宋体" w:hAnsi="宋体" w:cs="宋体"/>
          <w:b/>
          <w:bCs/>
          <w:sz w:val="18"/>
          <w:szCs w:val="18"/>
        </w:rPr>
        <w:t>1、4K智能高清IPTV和宽带业务必须同名同址、合并开账。</w:t>
      </w:r>
    </w:p>
    <w:p w14:paraId="5F22E91D">
      <w:pPr>
        <w:ind w:firstLine="361" w:firstLineChars="200"/>
        <w:rPr>
          <w:rFonts w:ascii="宋体" w:hAnsi="宋体" w:cs="宋体"/>
          <w:b/>
          <w:bCs/>
          <w:sz w:val="18"/>
          <w:szCs w:val="18"/>
        </w:rPr>
      </w:pPr>
      <w:r>
        <w:rPr>
          <w:rFonts w:hint="eastAsia" w:ascii="宋体" w:hAnsi="宋体" w:cs="宋体"/>
          <w:b/>
          <w:bCs/>
          <w:sz w:val="18"/>
          <w:szCs w:val="18"/>
        </w:rPr>
        <w:t>2、中国电信上海公司在网络资源能力范围内提供宽带、4K智能高清IPTV同时移机服务。</w:t>
      </w:r>
    </w:p>
    <w:p w14:paraId="456DC7FE">
      <w:pPr>
        <w:ind w:firstLine="361" w:firstLineChars="200"/>
        <w:rPr>
          <w:rFonts w:ascii="宋体" w:hAnsi="宋体" w:cs="宋体"/>
          <w:b/>
          <w:bCs/>
          <w:sz w:val="18"/>
          <w:szCs w:val="18"/>
        </w:rPr>
      </w:pPr>
      <w:r>
        <w:rPr>
          <w:rFonts w:hint="eastAsia" w:ascii="宋体" w:hAnsi="宋体" w:cs="宋体"/>
          <w:b/>
          <w:bCs/>
          <w:sz w:val="18"/>
          <w:szCs w:val="18"/>
        </w:rPr>
        <w:t>3、本营销活动有效期内，中国电信上海公司不提供4K智能高清IPTV停机保号和过户服务。</w:t>
      </w:r>
    </w:p>
    <w:p w14:paraId="31FAB52C">
      <w:pPr>
        <w:ind w:firstLine="361" w:firstLineChars="200"/>
        <w:rPr>
          <w:rFonts w:ascii="宋体" w:hAnsi="宋体" w:cs="宋体"/>
          <w:b/>
          <w:bCs/>
          <w:sz w:val="18"/>
          <w:szCs w:val="18"/>
        </w:rPr>
      </w:pPr>
      <w:r>
        <w:rPr>
          <w:rFonts w:hint="eastAsia" w:ascii="宋体" w:hAnsi="宋体" w:cs="宋体"/>
          <w:b/>
          <w:bCs/>
          <w:sz w:val="18"/>
          <w:szCs w:val="18"/>
        </w:rPr>
        <w:t>4、本营销活动有效期内，中国电信上海公司不提供4K智能高清IPTV单独的改名服务。</w:t>
      </w:r>
    </w:p>
    <w:p w14:paraId="01F11F1A">
      <w:pPr>
        <w:rPr>
          <w:rFonts w:ascii="宋体" w:hAnsi="宋体" w:cs="宋体"/>
          <w:b/>
          <w:sz w:val="18"/>
          <w:szCs w:val="18"/>
        </w:rPr>
      </w:pPr>
      <w:r>
        <w:rPr>
          <w:rFonts w:hint="eastAsia" w:ascii="宋体" w:hAnsi="宋体" w:cs="宋体"/>
          <w:b/>
          <w:sz w:val="18"/>
          <w:szCs w:val="18"/>
        </w:rPr>
        <w:t>六、关于违约责任：</w:t>
      </w:r>
    </w:p>
    <w:p w14:paraId="14BD0254">
      <w:pPr>
        <w:ind w:firstLine="420"/>
        <w:rPr>
          <w:rFonts w:ascii="宋体" w:hAnsi="宋体" w:cs="宋体"/>
          <w:b/>
          <w:sz w:val="18"/>
          <w:szCs w:val="18"/>
        </w:rPr>
      </w:pPr>
      <w:r>
        <w:rPr>
          <w:rFonts w:hint="eastAsia" w:ascii="宋体" w:hAnsi="宋体" w:cs="宋体"/>
          <w:b/>
          <w:sz w:val="18"/>
          <w:szCs w:val="18"/>
        </w:rPr>
        <w:t>1、本规则有效期内，客户如办理资费套餐变更或宽带/4K智能高清IPTV业务注销（拆机）手续，或办理宽带停机保号手续，视为因客户原因退出本营销活动。</w:t>
      </w:r>
    </w:p>
    <w:p w14:paraId="6C424027">
      <w:pPr>
        <w:ind w:firstLine="420"/>
        <w:rPr>
          <w:rFonts w:ascii="宋体" w:hAnsi="宋体" w:cs="宋体"/>
          <w:b/>
          <w:sz w:val="18"/>
          <w:szCs w:val="18"/>
        </w:rPr>
      </w:pPr>
      <w:r>
        <w:rPr>
          <w:rFonts w:hint="eastAsia" w:ascii="宋体" w:hAnsi="宋体" w:cs="宋体"/>
          <w:b/>
          <w:sz w:val="18"/>
          <w:szCs w:val="18"/>
        </w:rPr>
        <w:t>2、客户应按时足额缴纳电信费用，逾期不缴纳相关费用，客户将按照所欠费用每日支付3‰的违约金。客户超过收费约定期限30日仍未缴纳电信费用，中国电信上海公司可对客户的业务作暂停提供服务（停机）处理。</w:t>
      </w:r>
    </w:p>
    <w:p w14:paraId="0318B623">
      <w:pPr>
        <w:ind w:firstLine="420"/>
        <w:rPr>
          <w:rFonts w:ascii="宋体" w:hAnsi="宋体" w:cs="宋体"/>
          <w:b/>
          <w:sz w:val="18"/>
          <w:szCs w:val="18"/>
        </w:rPr>
      </w:pPr>
      <w:r>
        <w:rPr>
          <w:rFonts w:hint="eastAsia" w:ascii="宋体" w:hAnsi="宋体" w:cs="宋体"/>
          <w:b/>
          <w:sz w:val="18"/>
          <w:szCs w:val="18"/>
        </w:rPr>
        <w:t>3、如果因客户欠费等属于客户责任的原因，参加本活动套餐的宽带和/或4K智能高清IPTV被暂停提供服务（停机）的，停机期间，中国电信上海公司将继续计入套餐费用的使用月份中。停机之日起满60日，客户仍未缴费或导致停机的原因未消除的，中国电信上海公司有权终止提供服务（拆机）。</w:t>
      </w:r>
    </w:p>
    <w:p w14:paraId="47B1246D">
      <w:pPr>
        <w:ind w:firstLine="420"/>
        <w:rPr>
          <w:rFonts w:ascii="宋体" w:hAnsi="宋体" w:cs="宋体"/>
          <w:b/>
          <w:sz w:val="18"/>
          <w:szCs w:val="18"/>
        </w:rPr>
      </w:pPr>
      <w:r>
        <w:rPr>
          <w:rFonts w:hint="eastAsia" w:ascii="宋体" w:hAnsi="宋体" w:cs="宋体"/>
          <w:b/>
          <w:sz w:val="18"/>
          <w:szCs w:val="18"/>
        </w:rPr>
        <w:t>4、本规则有效期内，因客户原因退出本活动或导致本活动提前终止的，客户应至电信营业网点结清之前已使用的费用，并支付4个月的套餐月基本费（年付套餐按年付费用/12*4折算）作为提前退出违约金。享受过一次性费用优惠的，须补足相关优惠。客户领用过中国电信上海公司提供的相关设备的，须归还相关设备并保证设备的完好可用或者向中国电信上海公司全额支付相关设备费用（4K智能高清机顶盒：400元/个）。</w:t>
      </w:r>
    </w:p>
    <w:p w14:paraId="5A990761">
      <w:pPr>
        <w:ind w:firstLine="420"/>
        <w:rPr>
          <w:rFonts w:ascii="宋体" w:hAnsi="宋体" w:cs="宋体"/>
          <w:b/>
          <w:sz w:val="18"/>
          <w:szCs w:val="18"/>
        </w:rPr>
      </w:pPr>
      <w:r>
        <w:rPr>
          <w:rFonts w:hint="eastAsia" w:ascii="宋体" w:hAnsi="宋体" w:cs="宋体"/>
          <w:b/>
          <w:sz w:val="18"/>
          <w:szCs w:val="18"/>
        </w:rPr>
        <w:t>5、业务使用期间，客户应当妥善保管并使用中国电信上海公司为其提供的设备，因客户原因造成设备损坏的，客户应承担修复费用，不能修复的，客户向中国电信上海公司赔偿与损坏设备等值的金额。</w:t>
      </w:r>
    </w:p>
    <w:p w14:paraId="5BD3C7F8">
      <w:pPr>
        <w:ind w:firstLine="420"/>
        <w:rPr>
          <w:rFonts w:ascii="宋体" w:hAnsi="宋体" w:cs="宋体"/>
          <w:b/>
          <w:sz w:val="18"/>
          <w:szCs w:val="18"/>
        </w:rPr>
      </w:pPr>
      <w:r>
        <w:rPr>
          <w:rFonts w:hint="eastAsia" w:ascii="宋体" w:hAnsi="宋体" w:cs="宋体"/>
          <w:b/>
          <w:sz w:val="18"/>
          <w:szCs w:val="18"/>
        </w:rPr>
        <w:t>6、业务使用期间，未经中国电信上海公司同意，客户不得将中国电信上海公司提供的设备转借﹑出租﹑出售或赠与他人，也不得将设备用于非中国电信上海公司提供的业务中，一经发现，中国电信上海公司有权终止提供服务。</w:t>
      </w:r>
    </w:p>
    <w:p w14:paraId="723582BF">
      <w:pPr>
        <w:rPr>
          <w:rFonts w:ascii="宋体" w:hAnsi="宋体" w:cs="宋体"/>
          <w:b/>
          <w:sz w:val="18"/>
          <w:szCs w:val="18"/>
        </w:rPr>
      </w:pPr>
      <w:r>
        <w:rPr>
          <w:rFonts w:hint="eastAsia" w:ascii="宋体" w:hAnsi="宋体" w:cs="宋体"/>
          <w:b/>
          <w:sz w:val="18"/>
          <w:szCs w:val="18"/>
        </w:rPr>
        <w:t>七、关于业务提供：</w:t>
      </w:r>
    </w:p>
    <w:p w14:paraId="0FA60B23">
      <w:pPr>
        <w:ind w:firstLine="420"/>
        <w:rPr>
          <w:rFonts w:ascii="宋体" w:hAnsi="宋体" w:cs="宋体"/>
          <w:b/>
          <w:sz w:val="18"/>
          <w:szCs w:val="18"/>
        </w:rPr>
      </w:pPr>
      <w:r>
        <w:rPr>
          <w:rFonts w:hint="eastAsia" w:ascii="宋体" w:hAnsi="宋体" w:cs="宋体"/>
          <w:b/>
          <w:sz w:val="18"/>
          <w:szCs w:val="18"/>
        </w:rPr>
        <w:t>IPTV业务是中国电信上海公司和百视通公司共同合作的业务，因政策管制原因发生的IPTV节目内容暂时性关闭、停播或下线属不可抗力，中国电信上海公司不承担因此而产生的客户损失。</w:t>
      </w:r>
    </w:p>
    <w:p w14:paraId="4C5424EF">
      <w:pPr>
        <w:ind w:left="421" w:hanging="421" w:hangingChars="233"/>
        <w:rPr>
          <w:rFonts w:ascii="宋体" w:hAnsi="宋体" w:cs="宋体"/>
          <w:b/>
          <w:bCs/>
          <w:sz w:val="18"/>
          <w:szCs w:val="18"/>
        </w:rPr>
      </w:pPr>
    </w:p>
    <w:p w14:paraId="2FB12ABE">
      <w:pPr>
        <w:ind w:firstLine="361" w:firstLineChars="200"/>
        <w:rPr>
          <w:rFonts w:ascii="宋体" w:hAnsi="宋体" w:cs="宋体"/>
          <w:b/>
          <w:bCs/>
          <w:sz w:val="18"/>
          <w:szCs w:val="18"/>
        </w:rPr>
      </w:pPr>
      <w:r>
        <w:rPr>
          <w:rFonts w:hint="eastAsia" w:ascii="宋体" w:hAnsi="宋体" w:cs="宋体"/>
          <w:b/>
          <w:bCs/>
          <w:sz w:val="18"/>
          <w:szCs w:val="18"/>
        </w:rPr>
        <w:t>本活动优惠期内，中国电信上海公司将按照《中华人民共和国电信条例》等相关法律法规的规定提供服务，如有违反，按有关规定承担责任。</w:t>
      </w:r>
    </w:p>
    <w:p w14:paraId="71E84916">
      <w:pPr>
        <w:ind w:firstLine="361" w:firstLineChars="200"/>
        <w:rPr>
          <w:rFonts w:ascii="宋体" w:hAnsi="宋体" w:cs="宋体"/>
          <w:b/>
          <w:bCs/>
          <w:sz w:val="18"/>
          <w:szCs w:val="18"/>
        </w:rPr>
      </w:pPr>
      <w:r>
        <w:rPr>
          <w:rFonts w:hint="eastAsia" w:ascii="宋体" w:hAnsi="宋体" w:cs="宋体"/>
          <w:b/>
          <w:bCs/>
          <w:sz w:val="18"/>
          <w:szCs w:val="18"/>
        </w:rPr>
        <w:t>本规则作为《中国电信股份有限公司上海分公司业务服务协议》、《中国电信股份有限公司上海分公司宽带接入服务协议（以参加本活动时刻有效版本为准）》、《中国电信股份有限公司上海分公司IPTV服务协议》的补充协议，本规则相关条款与上述协议条款相冲突的，以本规则条款为准。</w:t>
      </w:r>
    </w:p>
    <w:p w14:paraId="464CB1B7">
      <w:pPr>
        <w:ind w:firstLine="361" w:firstLineChars="200"/>
        <w:rPr>
          <w:rFonts w:ascii="宋体" w:hAnsi="宋体" w:cs="宋体"/>
          <w:b/>
          <w:bCs/>
          <w:sz w:val="18"/>
          <w:szCs w:val="18"/>
        </w:rPr>
      </w:pPr>
      <w:r>
        <w:rPr>
          <w:rFonts w:hint="eastAsia" w:ascii="宋体" w:hAnsi="宋体" w:cs="宋体"/>
          <w:b/>
          <w:bCs/>
          <w:sz w:val="18"/>
          <w:szCs w:val="18"/>
        </w:rPr>
        <w:t>本规则是《中国电信股份有限公司上海分公司智云随选-开店宝基础版套餐申请登记表》（“《申请登记表》”）的组成部分，用户在《申请登记表》上盖章即表示认可本规则内容。</w:t>
      </w:r>
    </w:p>
    <w:p w14:paraId="26289983">
      <w:pPr>
        <w:ind w:firstLine="361" w:firstLineChars="200"/>
        <w:rPr>
          <w:rFonts w:ascii="宋体" w:hAnsi="宋体" w:cs="宋体"/>
          <w:b/>
          <w:bCs/>
          <w:sz w:val="18"/>
          <w:szCs w:val="18"/>
        </w:rPr>
      </w:pPr>
    </w:p>
    <w:p w14:paraId="22CB3321">
      <w:pPr>
        <w:ind w:firstLine="361" w:firstLineChars="200"/>
        <w:rPr>
          <w:rFonts w:ascii="宋体" w:hAnsi="宋体" w:cs="宋体"/>
          <w:b/>
          <w:bCs/>
          <w:sz w:val="18"/>
          <w:szCs w:val="18"/>
        </w:rPr>
      </w:pPr>
    </w:p>
    <w:p w14:paraId="3A7DDA5E">
      <w:pPr>
        <w:ind w:firstLine="361" w:firstLineChars="200"/>
        <w:rPr>
          <w:rFonts w:ascii="宋体" w:hAnsi="宋体" w:cs="宋体"/>
          <w:b/>
          <w:bCs/>
          <w:sz w:val="18"/>
          <w:szCs w:val="18"/>
        </w:rPr>
      </w:pPr>
    </w:p>
    <w:p w14:paraId="254CD26B">
      <w:pPr>
        <w:ind w:firstLine="361" w:firstLineChars="200"/>
        <w:rPr>
          <w:rFonts w:ascii="宋体" w:hAnsi="宋体" w:cs="宋体"/>
          <w:b/>
          <w:bCs/>
          <w:sz w:val="18"/>
          <w:szCs w:val="18"/>
        </w:rPr>
      </w:pPr>
    </w:p>
    <w:p w14:paraId="088CFA13">
      <w:pPr>
        <w:ind w:firstLine="361" w:firstLineChars="200"/>
        <w:rPr>
          <w:rFonts w:ascii="宋体" w:hAnsi="宋体" w:cs="宋体"/>
          <w:b/>
          <w:bCs/>
          <w:sz w:val="18"/>
          <w:szCs w:val="18"/>
        </w:rPr>
      </w:pPr>
    </w:p>
    <w:p w14:paraId="72087581">
      <w:pPr>
        <w:ind w:firstLine="361" w:firstLineChars="200"/>
        <w:rPr>
          <w:rFonts w:ascii="宋体" w:hAnsi="宋体" w:cs="宋体"/>
          <w:b/>
          <w:bCs/>
          <w:sz w:val="18"/>
          <w:szCs w:val="18"/>
        </w:rPr>
      </w:pPr>
    </w:p>
    <w:p w14:paraId="4482B946">
      <w:pPr>
        <w:ind w:firstLine="361" w:firstLineChars="200"/>
        <w:rPr>
          <w:rFonts w:ascii="宋体" w:hAnsi="宋体" w:cs="宋体"/>
          <w:b/>
          <w:bCs/>
          <w:sz w:val="18"/>
          <w:szCs w:val="18"/>
        </w:rPr>
      </w:pPr>
    </w:p>
    <w:p w14:paraId="5ED224A1">
      <w:pPr>
        <w:ind w:firstLine="361" w:firstLineChars="200"/>
        <w:rPr>
          <w:rFonts w:ascii="宋体" w:hAnsi="宋体" w:cs="宋体"/>
          <w:b/>
          <w:bCs/>
          <w:sz w:val="18"/>
          <w:szCs w:val="18"/>
        </w:rPr>
      </w:pPr>
    </w:p>
    <w:p w14:paraId="59391241">
      <w:pPr>
        <w:ind w:firstLine="361" w:firstLineChars="200"/>
        <w:rPr>
          <w:rFonts w:ascii="宋体" w:hAnsi="宋体" w:cs="宋体"/>
          <w:b/>
          <w:bCs/>
          <w:sz w:val="18"/>
          <w:szCs w:val="18"/>
        </w:rPr>
      </w:pPr>
    </w:p>
    <w:p w14:paraId="66605707">
      <w:pPr>
        <w:ind w:firstLine="361" w:firstLineChars="200"/>
        <w:rPr>
          <w:rFonts w:ascii="宋体" w:hAnsi="宋体" w:cs="宋体"/>
          <w:b/>
          <w:bCs/>
          <w:sz w:val="18"/>
          <w:szCs w:val="18"/>
        </w:rPr>
      </w:pPr>
    </w:p>
    <w:p w14:paraId="1AB8FF7B">
      <w:pPr>
        <w:ind w:firstLine="361" w:firstLineChars="200"/>
        <w:rPr>
          <w:rFonts w:ascii="宋体" w:hAnsi="宋体" w:cs="宋体"/>
          <w:b/>
          <w:bCs/>
          <w:sz w:val="18"/>
          <w:szCs w:val="18"/>
        </w:rPr>
      </w:pPr>
    </w:p>
    <w:p w14:paraId="4E3A9D13">
      <w:pPr>
        <w:ind w:firstLine="361" w:firstLineChars="200"/>
        <w:rPr>
          <w:rFonts w:ascii="宋体" w:hAnsi="宋体" w:cs="宋体"/>
          <w:b/>
          <w:bCs/>
          <w:sz w:val="18"/>
          <w:szCs w:val="18"/>
        </w:rPr>
      </w:pPr>
    </w:p>
    <w:p w14:paraId="636100AA">
      <w:pPr>
        <w:ind w:firstLine="361" w:firstLineChars="200"/>
        <w:rPr>
          <w:rFonts w:ascii="宋体" w:hAnsi="宋体" w:cs="宋体"/>
          <w:b/>
          <w:bCs/>
          <w:sz w:val="18"/>
          <w:szCs w:val="18"/>
        </w:rPr>
      </w:pPr>
    </w:p>
    <w:p w14:paraId="25164C5A">
      <w:pPr>
        <w:ind w:firstLine="361" w:firstLineChars="200"/>
        <w:rPr>
          <w:rFonts w:ascii="宋体" w:hAnsi="宋体" w:cs="宋体"/>
          <w:b/>
          <w:bCs/>
          <w:sz w:val="18"/>
          <w:szCs w:val="18"/>
        </w:rPr>
      </w:pPr>
    </w:p>
    <w:p w14:paraId="26E4E200">
      <w:pPr>
        <w:ind w:firstLine="361" w:firstLineChars="200"/>
        <w:rPr>
          <w:rFonts w:ascii="宋体" w:hAnsi="宋体" w:cs="宋体"/>
          <w:b/>
          <w:bCs/>
          <w:sz w:val="18"/>
          <w:szCs w:val="18"/>
        </w:rPr>
      </w:pPr>
    </w:p>
    <w:p w14:paraId="37FB8DE8">
      <w:pPr>
        <w:ind w:firstLine="361" w:firstLineChars="200"/>
        <w:rPr>
          <w:rFonts w:ascii="宋体" w:hAnsi="宋体" w:cs="宋体"/>
          <w:b/>
          <w:bCs/>
          <w:sz w:val="18"/>
          <w:szCs w:val="18"/>
        </w:rPr>
      </w:pPr>
    </w:p>
    <w:p w14:paraId="7696DDD4">
      <w:pPr>
        <w:ind w:firstLine="361" w:firstLineChars="200"/>
        <w:rPr>
          <w:rFonts w:ascii="宋体" w:hAnsi="宋体" w:cs="宋体"/>
          <w:b/>
          <w:bCs/>
          <w:sz w:val="18"/>
          <w:szCs w:val="18"/>
        </w:rPr>
      </w:pPr>
    </w:p>
    <w:p w14:paraId="0A6741D2">
      <w:pPr>
        <w:ind w:firstLine="361" w:firstLineChars="200"/>
        <w:rPr>
          <w:rFonts w:ascii="宋体" w:hAnsi="宋体" w:cs="宋体"/>
          <w:b/>
          <w:bCs/>
          <w:sz w:val="18"/>
          <w:szCs w:val="18"/>
        </w:rPr>
      </w:pPr>
    </w:p>
    <w:p w14:paraId="07C52C99">
      <w:pPr>
        <w:ind w:firstLine="361" w:firstLineChars="200"/>
        <w:rPr>
          <w:rFonts w:ascii="宋体" w:hAnsi="宋体" w:cs="宋体"/>
          <w:b/>
          <w:bCs/>
          <w:sz w:val="18"/>
          <w:szCs w:val="18"/>
        </w:rPr>
      </w:pPr>
    </w:p>
    <w:p w14:paraId="538EACFB">
      <w:pPr>
        <w:ind w:firstLine="361" w:firstLineChars="200"/>
        <w:rPr>
          <w:rFonts w:ascii="宋体" w:hAnsi="宋体" w:cs="宋体"/>
          <w:b/>
          <w:bCs/>
          <w:sz w:val="18"/>
          <w:szCs w:val="18"/>
        </w:rPr>
      </w:pPr>
    </w:p>
    <w:p w14:paraId="76159240">
      <w:pPr>
        <w:rPr>
          <w:rFonts w:ascii="宋体" w:hAnsi="宋体" w:cs="宋体"/>
          <w:b/>
          <w:bCs/>
          <w:sz w:val="18"/>
          <w:szCs w:val="18"/>
        </w:rPr>
      </w:pPr>
    </w:p>
    <w:p w14:paraId="29EFDA9C">
      <w:pPr>
        <w:rPr>
          <w:rFonts w:ascii="宋体" w:hAnsi="宋体"/>
          <w:color w:val="000000"/>
          <w:szCs w:val="21"/>
        </w:rPr>
      </w:pPr>
    </w:p>
    <w:p w14:paraId="13F045A0">
      <w:pPr>
        <w:rPr>
          <w:rFonts w:ascii="宋体" w:hAnsi="宋体" w:cs="宋体"/>
          <w:b/>
          <w:bCs/>
          <w:sz w:val="18"/>
          <w:szCs w:val="18"/>
        </w:rPr>
      </w:pPr>
    </w:p>
    <w:p w14:paraId="68AA3665">
      <w:pPr>
        <w:rPr>
          <w:rFonts w:ascii="宋体" w:hAnsi="宋体" w:cs="宋体"/>
          <w:b/>
          <w:bCs/>
          <w:sz w:val="18"/>
          <w:szCs w:val="18"/>
        </w:rPr>
      </w:pPr>
    </w:p>
    <w:p w14:paraId="795F8CDD">
      <w:pPr>
        <w:rPr>
          <w:rFonts w:ascii="宋体" w:hAnsi="宋体" w:cs="宋体"/>
          <w:b/>
          <w:bCs/>
          <w:sz w:val="18"/>
          <w:szCs w:val="18"/>
        </w:rPr>
      </w:pPr>
    </w:p>
    <w:p w14:paraId="21346135">
      <w:pPr>
        <w:rPr>
          <w:rFonts w:ascii="宋体" w:hAnsi="宋体" w:cs="宋体"/>
          <w:b/>
          <w:bCs/>
          <w:sz w:val="18"/>
          <w:szCs w:val="18"/>
        </w:rPr>
      </w:pPr>
    </w:p>
    <w:p w14:paraId="435DBFA7">
      <w:pPr>
        <w:jc w:val="center"/>
        <w:rPr>
          <w:rFonts w:ascii="宋体" w:hAnsi="宋体"/>
          <w:color w:val="000000"/>
          <w:szCs w:val="21"/>
        </w:rPr>
      </w:pPr>
      <w:r>
        <w:rPr>
          <w:rFonts w:hint="eastAsia" w:ascii="宋体" w:hAnsi="宋体"/>
          <w:color w:val="000000"/>
          <w:szCs w:val="21"/>
        </w:rPr>
        <w:t>中国电信股份有限公司上海分公司</w:t>
      </w:r>
    </w:p>
    <w:p w14:paraId="71AA5DB4">
      <w:pPr>
        <w:spacing w:line="360" w:lineRule="auto"/>
        <w:jc w:val="center"/>
        <w:rPr>
          <w:rFonts w:ascii="宋体" w:hAnsi="宋体" w:cs="宋体"/>
          <w:szCs w:val="21"/>
        </w:rPr>
      </w:pPr>
      <w:r>
        <w:rPr>
          <w:rFonts w:hint="eastAsia" w:ascii="宋体" w:hAnsi="宋体" w:cs="宋体"/>
          <w:szCs w:val="21"/>
        </w:rPr>
        <w:t>云K歌</w:t>
      </w:r>
      <w:r>
        <w:rPr>
          <w:rFonts w:hint="eastAsia" w:ascii="宋体" w:hAnsi="宋体"/>
          <w:color w:val="000000"/>
          <w:szCs w:val="21"/>
        </w:rPr>
        <w:t>权益包营销规则</w:t>
      </w:r>
    </w:p>
    <w:p w14:paraId="7D772F86">
      <w:pPr>
        <w:spacing w:line="360" w:lineRule="auto"/>
        <w:rPr>
          <w:rFonts w:ascii="宋体" w:hAnsi="宋体" w:cs="宋体"/>
          <w:sz w:val="18"/>
          <w:szCs w:val="18"/>
        </w:rPr>
      </w:pPr>
      <w:r>
        <w:rPr>
          <w:rFonts w:hint="eastAsia" w:ascii="宋体" w:hAnsi="宋体" w:cs="宋体"/>
          <w:sz w:val="18"/>
          <w:szCs w:val="18"/>
        </w:rPr>
        <w:t>1、本活动限宽带套餐且订购指定4K IPTV活动的</w:t>
      </w:r>
      <w:bookmarkStart w:id="13" w:name="_Hlk201078402"/>
      <w:r>
        <w:rPr>
          <w:rFonts w:hint="eastAsia" w:ascii="宋体" w:hAnsi="宋体" w:cs="宋体"/>
          <w:sz w:val="18"/>
          <w:szCs w:val="18"/>
        </w:rPr>
        <w:t>客户</w:t>
      </w:r>
      <w:bookmarkEnd w:id="13"/>
      <w:r>
        <w:rPr>
          <w:rFonts w:hint="eastAsia" w:ascii="宋体" w:hAnsi="宋体" w:cs="宋体"/>
          <w:sz w:val="18"/>
          <w:szCs w:val="18"/>
        </w:rPr>
        <w:t>参加，每个设备限订购一个。本活动与指定IPTV云K歌礼包活动不能同时参加。</w:t>
      </w:r>
    </w:p>
    <w:p w14:paraId="1C99E1F9">
      <w:pPr>
        <w:spacing w:line="360" w:lineRule="auto"/>
        <w:rPr>
          <w:rFonts w:ascii="宋体" w:hAnsi="宋体" w:cs="宋体"/>
          <w:sz w:val="18"/>
          <w:szCs w:val="18"/>
        </w:rPr>
      </w:pPr>
      <w:r>
        <w:rPr>
          <w:rFonts w:hint="eastAsia" w:ascii="宋体" w:hAnsi="宋体" w:cs="宋体"/>
          <w:sz w:val="18"/>
          <w:szCs w:val="18"/>
        </w:rPr>
        <w:t>2、本活动月基本费49元/月，含一套云K歌终端，收取云K歌一次性安装调测费50元。本活动自业务完工后立即生效，有效期为完工当月及次月起24个月。有效期内可享云K歌2年会员权益，到期后云K歌会员权益自动失效。订购当月按照客户订购当日至月末的天数按比例计算可选包月基本费：首月可选包月基本费=可选包月基本费/当月天数*自订购之日起至当月月末天数。</w:t>
      </w:r>
    </w:p>
    <w:p w14:paraId="543CF525">
      <w:pPr>
        <w:spacing w:line="360" w:lineRule="auto"/>
        <w:rPr>
          <w:rFonts w:ascii="宋体" w:hAnsi="宋体" w:cs="宋体"/>
          <w:sz w:val="18"/>
          <w:szCs w:val="18"/>
        </w:rPr>
      </w:pPr>
      <w:r>
        <w:rPr>
          <w:rFonts w:hint="eastAsia" w:ascii="宋体" w:hAnsi="宋体" w:cs="宋体"/>
          <w:sz w:val="18"/>
          <w:szCs w:val="18"/>
        </w:rPr>
        <w:t>云K歌权益说明：</w:t>
      </w:r>
    </w:p>
    <w:p w14:paraId="45F50A0D">
      <w:pPr>
        <w:spacing w:line="360" w:lineRule="auto"/>
        <w:rPr>
          <w:rFonts w:ascii="宋体" w:hAnsi="宋体" w:cs="宋体"/>
          <w:sz w:val="18"/>
          <w:szCs w:val="18"/>
        </w:rPr>
      </w:pPr>
      <w:r>
        <w:rPr>
          <w:rFonts w:hint="eastAsia" w:ascii="宋体" w:hAnsi="宋体" w:cs="宋体"/>
          <w:sz w:val="18"/>
          <w:szCs w:val="18"/>
        </w:rPr>
        <w:t>（1）云K歌权益生效后，用户在权益有效期内可使用云K歌专区内任一内容，权益到期后自动失效。</w:t>
      </w:r>
    </w:p>
    <w:p w14:paraId="5B46B8A6">
      <w:pPr>
        <w:spacing w:line="360" w:lineRule="auto"/>
        <w:rPr>
          <w:rFonts w:ascii="宋体" w:hAnsi="宋体" w:cs="宋体"/>
          <w:sz w:val="18"/>
          <w:szCs w:val="18"/>
        </w:rPr>
      </w:pPr>
      <w:r>
        <w:rPr>
          <w:rFonts w:hint="eastAsia" w:ascii="宋体" w:hAnsi="宋体" w:cs="宋体"/>
          <w:sz w:val="18"/>
          <w:szCs w:val="18"/>
        </w:rPr>
        <w:t>（2）云K歌使用过程中如有疑问，可拨打咨询热线400-8840-807。</w:t>
      </w:r>
    </w:p>
    <w:p w14:paraId="3D73A256">
      <w:pPr>
        <w:spacing w:line="360" w:lineRule="auto"/>
        <w:rPr>
          <w:rFonts w:ascii="宋体" w:hAnsi="宋体" w:cs="宋体"/>
          <w:sz w:val="18"/>
          <w:szCs w:val="18"/>
        </w:rPr>
      </w:pPr>
      <w:r>
        <w:rPr>
          <w:rFonts w:hint="eastAsia" w:ascii="宋体" w:hAnsi="宋体" w:cs="宋体"/>
          <w:sz w:val="18"/>
          <w:szCs w:val="18"/>
        </w:rPr>
        <w:t>（3）云K歌权益提供的内容均由合作方提供。</w:t>
      </w:r>
    </w:p>
    <w:p w14:paraId="35B4290F">
      <w:pPr>
        <w:spacing w:line="360" w:lineRule="auto"/>
        <w:rPr>
          <w:rFonts w:ascii="宋体" w:hAnsi="宋体" w:cs="宋体"/>
          <w:sz w:val="18"/>
          <w:szCs w:val="18"/>
        </w:rPr>
      </w:pPr>
      <w:r>
        <w:rPr>
          <w:rFonts w:hint="eastAsia" w:ascii="宋体" w:hAnsi="宋体" w:cs="宋体"/>
          <w:sz w:val="18"/>
          <w:szCs w:val="18"/>
        </w:rPr>
        <w:t>3、本活动协议期为完工当月及次月起24个月，协议期内要求承诺在网。退订生效即解除协议。若客户在协议期内退出本活动，需支付违约金760元。</w:t>
      </w:r>
    </w:p>
    <w:p w14:paraId="3C9F384E">
      <w:pPr>
        <w:spacing w:line="360" w:lineRule="auto"/>
        <w:rPr>
          <w:rFonts w:ascii="宋体" w:hAnsi="宋体" w:cs="宋体"/>
          <w:sz w:val="18"/>
          <w:szCs w:val="18"/>
        </w:rPr>
      </w:pPr>
      <w:r>
        <w:rPr>
          <w:rFonts w:hint="eastAsia" w:ascii="宋体" w:hAnsi="宋体" w:cs="宋体"/>
          <w:sz w:val="18"/>
          <w:szCs w:val="18"/>
        </w:rPr>
        <w:t>4、本活动退订次月生效，协议期内若客户提前退出相关宽带套餐或退出指定4K IPTV活动，则自动退出本活动。</w:t>
      </w:r>
    </w:p>
    <w:p w14:paraId="354E8BEA">
      <w:pPr>
        <w:spacing w:line="360" w:lineRule="auto"/>
        <w:rPr>
          <w:rFonts w:ascii="宋体" w:hAnsi="宋体" w:cs="宋体"/>
          <w:sz w:val="18"/>
          <w:szCs w:val="18"/>
        </w:rPr>
      </w:pPr>
      <w:r>
        <w:rPr>
          <w:rFonts w:hint="eastAsia" w:ascii="宋体" w:hAnsi="宋体" w:cs="宋体"/>
          <w:sz w:val="18"/>
          <w:szCs w:val="18"/>
        </w:rPr>
        <w:t>5、云K歌会员为中国电信联合合作方提供，若合作关系发生变化，中国电信保留对相关服务内容进行调整或取消该服务的权利。</w:t>
      </w:r>
    </w:p>
    <w:p w14:paraId="19B97D5A">
      <w:pPr>
        <w:spacing w:line="360" w:lineRule="auto"/>
        <w:rPr>
          <w:rFonts w:ascii="宋体" w:hAnsi="宋体" w:cs="宋体"/>
          <w:sz w:val="18"/>
          <w:szCs w:val="18"/>
        </w:rPr>
      </w:pPr>
      <w:r>
        <w:rPr>
          <w:rFonts w:hint="eastAsia" w:ascii="宋体" w:hAnsi="宋体" w:cs="宋体"/>
          <w:sz w:val="18"/>
          <w:szCs w:val="18"/>
        </w:rPr>
        <w:t>6、订购本活动的客户不得将本活动提供的业务用于卡拉OK经营，若客户违反规定进行卡拉OK经营，中国电信上海公司有权终止本活动服务并无需承担任何相关责任。</w:t>
      </w:r>
    </w:p>
    <w:p w14:paraId="54B43083">
      <w:pPr>
        <w:spacing w:line="360" w:lineRule="auto"/>
        <w:rPr>
          <w:rFonts w:ascii="宋体" w:hAnsi="宋体" w:cs="宋体"/>
          <w:sz w:val="18"/>
          <w:szCs w:val="18"/>
        </w:rPr>
      </w:pPr>
      <w:r>
        <w:rPr>
          <w:rFonts w:hint="eastAsia" w:ascii="宋体" w:hAnsi="宋体" w:cs="宋体"/>
          <w:sz w:val="18"/>
          <w:szCs w:val="18"/>
        </w:rPr>
        <w:t>6、本活动不适用七天退服务。</w:t>
      </w:r>
    </w:p>
    <w:p w14:paraId="33E010C0">
      <w:pPr>
        <w:spacing w:line="360" w:lineRule="auto"/>
        <w:rPr>
          <w:rFonts w:ascii="宋体" w:hAnsi="宋体" w:cs="宋体"/>
          <w:sz w:val="18"/>
          <w:szCs w:val="18"/>
        </w:rPr>
      </w:pPr>
      <w:r>
        <w:rPr>
          <w:rFonts w:hint="eastAsia" w:ascii="宋体" w:hAnsi="宋体" w:cs="宋体"/>
          <w:sz w:val="18"/>
          <w:szCs w:val="18"/>
        </w:rPr>
        <w:t>7、本规则是《中国电信股份有限公司上海分公司智云随选-开店宝基础版套餐申请登记表》（“《申请登记表》”）的组成部分，用户在《申请登记表》上盖章即表示认可本规则内容。</w:t>
      </w:r>
    </w:p>
    <w:p w14:paraId="335A21F4">
      <w:pPr>
        <w:rPr>
          <w:rFonts w:ascii="宋体" w:hAnsi="宋体" w:cs="宋体"/>
          <w:b/>
          <w:bCs/>
          <w:sz w:val="18"/>
          <w:szCs w:val="18"/>
        </w:rPr>
      </w:pPr>
    </w:p>
    <w:p w14:paraId="11BF3CA6">
      <w:pPr>
        <w:rPr>
          <w:rFonts w:ascii="宋体" w:hAnsi="宋体" w:cs="宋体"/>
          <w:b/>
          <w:bCs/>
          <w:sz w:val="18"/>
          <w:szCs w:val="18"/>
        </w:rPr>
      </w:pPr>
    </w:p>
    <w:p w14:paraId="6E7274C3">
      <w:pPr>
        <w:rPr>
          <w:rFonts w:ascii="宋体" w:hAnsi="宋体" w:cs="宋体"/>
          <w:b/>
          <w:bCs/>
          <w:sz w:val="18"/>
          <w:szCs w:val="18"/>
        </w:rPr>
      </w:pPr>
    </w:p>
    <w:p w14:paraId="6C3EF3FF">
      <w:pPr>
        <w:rPr>
          <w:rFonts w:ascii="宋体" w:hAnsi="宋体" w:cs="宋体"/>
          <w:b/>
          <w:bCs/>
          <w:sz w:val="18"/>
          <w:szCs w:val="18"/>
        </w:rPr>
      </w:pPr>
    </w:p>
    <w:p w14:paraId="43F58DD2">
      <w:pPr>
        <w:rPr>
          <w:rFonts w:ascii="宋体" w:hAnsi="宋体" w:cs="宋体"/>
          <w:b/>
          <w:bCs/>
          <w:sz w:val="18"/>
          <w:szCs w:val="18"/>
        </w:rPr>
      </w:pPr>
    </w:p>
    <w:p w14:paraId="3FEB0384">
      <w:pPr>
        <w:rPr>
          <w:rFonts w:ascii="宋体" w:hAnsi="宋体" w:cs="宋体"/>
          <w:b/>
          <w:bCs/>
          <w:sz w:val="18"/>
          <w:szCs w:val="18"/>
        </w:rPr>
      </w:pPr>
    </w:p>
    <w:p w14:paraId="6698DB6A">
      <w:pPr>
        <w:rPr>
          <w:rFonts w:ascii="宋体" w:hAnsi="宋体" w:cs="宋体"/>
          <w:b/>
          <w:bCs/>
          <w:sz w:val="18"/>
          <w:szCs w:val="18"/>
        </w:rPr>
      </w:pPr>
    </w:p>
    <w:p w14:paraId="10A21D44">
      <w:pPr>
        <w:rPr>
          <w:rFonts w:ascii="宋体" w:hAnsi="宋体" w:cs="宋体"/>
          <w:b/>
          <w:bCs/>
          <w:sz w:val="18"/>
          <w:szCs w:val="18"/>
        </w:rPr>
      </w:pPr>
    </w:p>
    <w:p w14:paraId="1354A2C1">
      <w:pPr>
        <w:rPr>
          <w:rFonts w:ascii="宋体" w:hAnsi="宋体" w:cs="宋体"/>
          <w:b/>
          <w:bCs/>
          <w:sz w:val="18"/>
          <w:szCs w:val="18"/>
        </w:rPr>
      </w:pPr>
    </w:p>
    <w:p w14:paraId="54B33F1B">
      <w:pPr>
        <w:rPr>
          <w:rFonts w:ascii="宋体" w:hAnsi="宋体" w:cs="宋体"/>
          <w:b/>
          <w:bCs/>
          <w:sz w:val="18"/>
          <w:szCs w:val="18"/>
        </w:rPr>
      </w:pPr>
    </w:p>
    <w:p w14:paraId="756FF332">
      <w:pPr>
        <w:jc w:val="center"/>
        <w:rPr>
          <w:rFonts w:hint="eastAsia" w:ascii="宋体" w:hAnsi="宋体"/>
          <w:color w:val="000000"/>
          <w:szCs w:val="21"/>
        </w:rPr>
      </w:pPr>
    </w:p>
    <w:p w14:paraId="6ED406E7">
      <w:pPr>
        <w:jc w:val="center"/>
        <w:rPr>
          <w:rFonts w:hint="eastAsia" w:ascii="宋体" w:hAnsi="宋体"/>
          <w:color w:val="000000"/>
          <w:szCs w:val="21"/>
        </w:rPr>
      </w:pPr>
    </w:p>
    <w:p w14:paraId="5AFCD716">
      <w:pPr>
        <w:jc w:val="center"/>
        <w:rPr>
          <w:rFonts w:ascii="宋体" w:hAnsi="宋体"/>
          <w:color w:val="000000"/>
          <w:szCs w:val="21"/>
        </w:rPr>
      </w:pPr>
      <w:r>
        <w:rPr>
          <w:rFonts w:hint="eastAsia" w:ascii="宋体" w:hAnsi="宋体"/>
          <w:color w:val="000000"/>
          <w:szCs w:val="21"/>
        </w:rPr>
        <w:t>中国电信股份有限公司上海分公司</w:t>
      </w:r>
    </w:p>
    <w:p w14:paraId="46E02631">
      <w:pPr>
        <w:spacing w:line="360" w:lineRule="auto"/>
        <w:ind w:left="180"/>
        <w:jc w:val="center"/>
        <w:rPr>
          <w:rFonts w:ascii="宋体" w:hAnsi="宋体"/>
          <w:color w:val="000000"/>
          <w:szCs w:val="21"/>
        </w:rPr>
      </w:pPr>
      <w:r>
        <w:rPr>
          <w:rFonts w:hint="eastAsia" w:ascii="宋体" w:hAnsi="宋体"/>
          <w:color w:val="000000"/>
          <w:szCs w:val="21"/>
        </w:rPr>
        <w:t>商务彩铃助手功能包（移动/固话）权益包营销规则</w:t>
      </w:r>
    </w:p>
    <w:p w14:paraId="4BF251B6">
      <w:pPr>
        <w:widowControl/>
        <w:spacing w:line="280" w:lineRule="exact"/>
        <w:jc w:val="left"/>
        <w:rPr>
          <w:rFonts w:ascii="宋体" w:hAnsi="宋体"/>
          <w:bCs/>
          <w:color w:val="000000"/>
          <w:sz w:val="18"/>
          <w:szCs w:val="18"/>
        </w:rPr>
      </w:pPr>
      <w:r>
        <w:rPr>
          <w:rFonts w:hint="eastAsia" w:ascii="宋体" w:hAnsi="宋体"/>
          <w:bCs/>
          <w:color w:val="000000"/>
          <w:sz w:val="18"/>
          <w:szCs w:val="18"/>
        </w:rPr>
        <w:t>甲方（客户）基于对乙方（中国电信股份有限公司上海分公司）本受理单中所勾选的业务项目的了解和需求，经过慎重考虑和选择，自愿选用乙方提供的业务。甲、乙双方本着平等、自愿、互惠的原则,达成以下协议。</w:t>
      </w:r>
    </w:p>
    <w:p w14:paraId="01A25225">
      <w:pPr>
        <w:widowControl/>
        <w:spacing w:line="280" w:lineRule="exact"/>
        <w:jc w:val="left"/>
        <w:rPr>
          <w:rFonts w:ascii="宋体" w:hAnsi="宋体"/>
          <w:bCs/>
          <w:color w:val="000000"/>
          <w:sz w:val="18"/>
          <w:szCs w:val="18"/>
        </w:rPr>
      </w:pPr>
      <w:r>
        <w:rPr>
          <w:rFonts w:hint="eastAsia" w:ascii="宋体" w:hAnsi="宋体"/>
          <w:bCs/>
          <w:color w:val="000000"/>
          <w:sz w:val="18"/>
          <w:szCs w:val="18"/>
        </w:rPr>
        <w:t>1、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w:t>
      </w:r>
    </w:p>
    <w:p w14:paraId="112B1E68">
      <w:pPr>
        <w:widowControl/>
        <w:spacing w:line="280" w:lineRule="exact"/>
        <w:jc w:val="left"/>
        <w:rPr>
          <w:rFonts w:ascii="宋体" w:hAnsi="宋体"/>
          <w:bCs/>
          <w:color w:val="000000"/>
          <w:sz w:val="18"/>
          <w:szCs w:val="18"/>
        </w:rPr>
      </w:pPr>
      <w:r>
        <w:rPr>
          <w:rFonts w:hint="eastAsia" w:ascii="宋体" w:hAnsi="宋体"/>
          <w:bCs/>
          <w:color w:val="000000"/>
          <w:sz w:val="18"/>
          <w:szCs w:val="18"/>
        </w:rPr>
        <w:t>2、甲方申请所勾选的业务时，需出示和提供相应业务所必须涉及的相关资质文件和复印件，应包括经办人有效身份证件、营业执照副本原件、组织机构代码证及复印件和公章。甲方保证所提供的相关客户资料的真实性和准确性；甲方有义务配合乙方工作人员核对相关材料。乙方如发现甲方所填写或所提供的内容与实际不符，有权终止本协议。</w:t>
      </w:r>
    </w:p>
    <w:p w14:paraId="7CB8D5D8">
      <w:pPr>
        <w:widowControl/>
        <w:spacing w:line="280" w:lineRule="exact"/>
        <w:jc w:val="left"/>
        <w:rPr>
          <w:rFonts w:ascii="宋体" w:hAnsi="宋体"/>
          <w:bCs/>
          <w:color w:val="000000"/>
          <w:sz w:val="18"/>
          <w:szCs w:val="18"/>
        </w:rPr>
      </w:pPr>
      <w:r>
        <w:rPr>
          <w:rFonts w:hint="eastAsia" w:ascii="宋体" w:hAnsi="宋体"/>
          <w:bCs/>
          <w:color w:val="000000"/>
          <w:sz w:val="18"/>
          <w:szCs w:val="18"/>
        </w:rPr>
        <w:t>3、甲方勾选的业务均为付费业务。如甲方欠费时间达1个月，乙方有权暂停对甲方提供的服务，如欠费时间达3个月，则视甲方自动终止本协议。乙方有权追回甲方本协议期内未付的所有费用，并加收每天3‰的违约金。</w:t>
      </w:r>
    </w:p>
    <w:p w14:paraId="21DBBE87">
      <w:pPr>
        <w:widowControl/>
        <w:spacing w:line="280" w:lineRule="exact"/>
        <w:jc w:val="left"/>
        <w:rPr>
          <w:rFonts w:ascii="宋体" w:hAnsi="宋体"/>
          <w:bCs/>
          <w:color w:val="000000"/>
          <w:sz w:val="18"/>
          <w:szCs w:val="18"/>
        </w:rPr>
      </w:pPr>
      <w:r>
        <w:rPr>
          <w:rFonts w:hint="eastAsia" w:ascii="宋体" w:hAnsi="宋体"/>
          <w:bCs/>
          <w:color w:val="000000"/>
          <w:sz w:val="18"/>
          <w:szCs w:val="18"/>
        </w:rPr>
        <w:t>4、甲方所勾选的相关服务和业务均在后页有详细说明，应视为本协议之补充，甲方应认真阅读、确认和填写。</w:t>
      </w:r>
    </w:p>
    <w:p w14:paraId="1094A2AC">
      <w:pPr>
        <w:widowControl/>
        <w:spacing w:line="280" w:lineRule="exact"/>
        <w:jc w:val="left"/>
        <w:rPr>
          <w:rFonts w:ascii="宋体" w:hAnsi="宋体"/>
          <w:bCs/>
          <w:color w:val="000000"/>
          <w:sz w:val="18"/>
          <w:szCs w:val="18"/>
        </w:rPr>
      </w:pPr>
      <w:r>
        <w:rPr>
          <w:rFonts w:hint="eastAsia" w:ascii="宋体" w:hAnsi="宋体"/>
          <w:bCs/>
          <w:color w:val="000000"/>
          <w:sz w:val="18"/>
          <w:szCs w:val="18"/>
        </w:rPr>
        <w:t>5、用户须知</w:t>
      </w:r>
    </w:p>
    <w:p w14:paraId="0087B9DF">
      <w:pPr>
        <w:widowControl/>
        <w:spacing w:line="280" w:lineRule="exact"/>
        <w:jc w:val="left"/>
        <w:rPr>
          <w:rFonts w:ascii="宋体" w:hAnsi="宋体"/>
          <w:bCs/>
          <w:color w:val="000000"/>
          <w:sz w:val="18"/>
          <w:szCs w:val="18"/>
        </w:rPr>
      </w:pPr>
      <w:r>
        <w:rPr>
          <w:rFonts w:hint="eastAsia" w:ascii="宋体" w:hAnsi="宋体"/>
          <w:bCs/>
          <w:color w:val="000000"/>
          <w:sz w:val="18"/>
          <w:szCs w:val="18"/>
        </w:rPr>
        <w:t>（1）办理商务彩铃业务，申请当月不收取套餐费，次月开始按月收取套餐费。</w:t>
      </w:r>
    </w:p>
    <w:p w14:paraId="5BD656C4">
      <w:pPr>
        <w:widowControl/>
        <w:spacing w:line="280" w:lineRule="exact"/>
        <w:jc w:val="left"/>
        <w:rPr>
          <w:rFonts w:ascii="宋体" w:hAnsi="宋体"/>
          <w:bCs/>
          <w:color w:val="000000"/>
          <w:sz w:val="18"/>
          <w:szCs w:val="18"/>
        </w:rPr>
      </w:pPr>
      <w:r>
        <w:rPr>
          <w:rFonts w:hint="eastAsia" w:ascii="宋体" w:hAnsi="宋体"/>
          <w:bCs/>
          <w:color w:val="000000"/>
          <w:sz w:val="18"/>
          <w:szCs w:val="18"/>
        </w:rPr>
        <w:t>（2）甲方应保证其发布信息的真实性、安全性与合法性，不得利用乙方的通信通道传输任何虚假的、非法的、骚扰性的、中伤他人的、辱骂性的、恐吓性的、庸俗的、淫秽、教唆他人构成犯罪行为、涉及国家安全的信息。甲方承担由于违反上述保证而引起的一切责任。甲方承诺发布的信息必须经其用户同意，一经发现有以上违规发送行为，或发生甲方被举报或被认为可能利用乙方网络或设备涉嫌从事违法活动的，乙方有权立即停止服务。</w:t>
      </w:r>
    </w:p>
    <w:p w14:paraId="3D1B897F">
      <w:pPr>
        <w:widowControl/>
        <w:tabs>
          <w:tab w:val="left" w:pos="6300"/>
        </w:tabs>
        <w:spacing w:line="280" w:lineRule="exact"/>
        <w:jc w:val="left"/>
        <w:rPr>
          <w:rFonts w:ascii="宋体" w:hAnsi="宋体"/>
          <w:bCs/>
          <w:color w:val="000000"/>
          <w:sz w:val="18"/>
          <w:szCs w:val="18"/>
        </w:rPr>
      </w:pPr>
      <w:r>
        <w:rPr>
          <w:rFonts w:hint="eastAsia" w:ascii="宋体" w:hAnsi="宋体"/>
          <w:bCs/>
          <w:color w:val="000000"/>
          <w:sz w:val="18"/>
          <w:szCs w:val="18"/>
        </w:rPr>
        <w:t>（3）商务彩铃客服号码：4008877330</w:t>
      </w:r>
    </w:p>
    <w:p w14:paraId="733CF69F">
      <w:pPr>
        <w:widowControl/>
        <w:spacing w:line="280" w:lineRule="exact"/>
        <w:jc w:val="left"/>
        <w:rPr>
          <w:rFonts w:ascii="宋体" w:hAnsi="宋体"/>
          <w:bCs/>
          <w:color w:val="000000"/>
          <w:sz w:val="18"/>
          <w:szCs w:val="18"/>
        </w:rPr>
      </w:pPr>
      <w:r>
        <w:rPr>
          <w:rFonts w:hint="eastAsia" w:ascii="宋体" w:hAnsi="宋体"/>
          <w:bCs/>
          <w:color w:val="000000"/>
          <w:sz w:val="18"/>
          <w:szCs w:val="18"/>
        </w:rPr>
        <w:t>6、乙方因不可抗力而不能执行本协议的部分或全部条款，无需承担任何责任。不可抗力包括：地震、洪水、战争、军事行动、自然灾害、法律和政府政策等不可抗的因素。</w:t>
      </w:r>
    </w:p>
    <w:p w14:paraId="7D29CF07">
      <w:pPr>
        <w:widowControl/>
        <w:spacing w:line="280" w:lineRule="exact"/>
        <w:jc w:val="left"/>
        <w:rPr>
          <w:rFonts w:ascii="宋体" w:hAnsi="宋体"/>
          <w:bCs/>
          <w:color w:val="000000"/>
          <w:sz w:val="18"/>
          <w:szCs w:val="18"/>
        </w:rPr>
      </w:pPr>
      <w:r>
        <w:rPr>
          <w:rFonts w:hint="eastAsia" w:ascii="宋体" w:hAnsi="宋体"/>
          <w:bCs/>
          <w:color w:val="000000"/>
          <w:sz w:val="18"/>
          <w:szCs w:val="18"/>
        </w:rPr>
        <w:t>7、因本协议发生的任何争议，双方应首先协商解决。无法协商解决的，任何一方应向乙方所在地的人民法院提起诉讼。</w:t>
      </w:r>
    </w:p>
    <w:p w14:paraId="2FB08827">
      <w:pPr>
        <w:widowControl/>
        <w:spacing w:line="280" w:lineRule="exact"/>
        <w:jc w:val="left"/>
        <w:rPr>
          <w:rFonts w:ascii="宋体" w:hAnsi="宋体"/>
          <w:bCs/>
          <w:color w:val="000000"/>
          <w:sz w:val="18"/>
          <w:szCs w:val="18"/>
        </w:rPr>
      </w:pPr>
      <w:r>
        <w:rPr>
          <w:rFonts w:hint="eastAsia" w:ascii="宋体" w:hAnsi="宋体"/>
          <w:bCs/>
          <w:color w:val="000000"/>
          <w:sz w:val="18"/>
          <w:szCs w:val="18"/>
        </w:rPr>
        <w:t>8、本规则是《中国电信股份有限公司上海分公司智云随选-开店宝基础版套餐申请登记表》（“《申请登记表》”）的组成部分，用户在《申请登记表》上盖章即表示认可本规则内容。</w:t>
      </w:r>
    </w:p>
    <w:p w14:paraId="4B11C94D">
      <w:pPr>
        <w:widowControl/>
        <w:spacing w:line="280" w:lineRule="exact"/>
        <w:jc w:val="left"/>
        <w:rPr>
          <w:rFonts w:ascii="宋体" w:hAnsi="宋体"/>
          <w:bCs/>
          <w:color w:val="000000"/>
          <w:sz w:val="18"/>
          <w:szCs w:val="18"/>
        </w:rPr>
      </w:pPr>
    </w:p>
    <w:tbl>
      <w:tblPr>
        <w:tblStyle w:val="10"/>
        <w:tblW w:w="8401" w:type="dxa"/>
        <w:tblInd w:w="0" w:type="dxa"/>
        <w:tblLayout w:type="fixed"/>
        <w:tblCellMar>
          <w:top w:w="0" w:type="dxa"/>
          <w:left w:w="108" w:type="dxa"/>
          <w:bottom w:w="0" w:type="dxa"/>
          <w:right w:w="108" w:type="dxa"/>
        </w:tblCellMar>
      </w:tblPr>
      <w:tblGrid>
        <w:gridCol w:w="1457"/>
        <w:gridCol w:w="643"/>
        <w:gridCol w:w="2100"/>
        <w:gridCol w:w="2100"/>
        <w:gridCol w:w="2101"/>
      </w:tblGrid>
      <w:tr w14:paraId="3D7BCD6A">
        <w:tblPrEx>
          <w:tblCellMar>
            <w:top w:w="0" w:type="dxa"/>
            <w:left w:w="108" w:type="dxa"/>
            <w:bottom w:w="0" w:type="dxa"/>
            <w:right w:w="108" w:type="dxa"/>
          </w:tblCellMar>
        </w:tblPrEx>
        <w:trPr>
          <w:trHeight w:val="324" w:hRule="atLeast"/>
        </w:trPr>
        <w:tc>
          <w:tcPr>
            <w:tcW w:w="8401" w:type="dxa"/>
            <w:gridSpan w:val="5"/>
            <w:tcBorders>
              <w:top w:val="single" w:color="000000" w:sz="4" w:space="0"/>
              <w:left w:val="single" w:color="000000" w:sz="4" w:space="0"/>
              <w:bottom w:val="single" w:color="000000" w:sz="4" w:space="0"/>
              <w:right w:val="single" w:color="000000" w:sz="4" w:space="0"/>
            </w:tcBorders>
            <w:noWrap/>
            <w:vAlign w:val="center"/>
          </w:tcPr>
          <w:p w14:paraId="55CC0AAE">
            <w:pPr>
              <w:widowControl/>
              <w:ind w:right="-15" w:rightChars="-7"/>
              <w:jc w:val="center"/>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开通业务号码</w:t>
            </w:r>
          </w:p>
        </w:tc>
      </w:tr>
      <w:tr w14:paraId="2A38FB99">
        <w:tblPrEx>
          <w:tblCellMar>
            <w:top w:w="0" w:type="dxa"/>
            <w:left w:w="108" w:type="dxa"/>
            <w:bottom w:w="0" w:type="dxa"/>
            <w:right w:w="108" w:type="dxa"/>
          </w:tblCellMar>
        </w:tblPrEx>
        <w:trPr>
          <w:trHeight w:val="324" w:hRule="atLeast"/>
        </w:trPr>
        <w:tc>
          <w:tcPr>
            <w:tcW w:w="2100" w:type="dxa"/>
            <w:gridSpan w:val="2"/>
            <w:tcBorders>
              <w:top w:val="single" w:color="000000" w:sz="4" w:space="0"/>
              <w:left w:val="single" w:color="000000" w:sz="4" w:space="0"/>
              <w:bottom w:val="single" w:color="000000" w:sz="4" w:space="0"/>
              <w:right w:val="single" w:color="000000" w:sz="4" w:space="0"/>
            </w:tcBorders>
            <w:noWrap/>
            <w:vAlign w:val="center"/>
          </w:tcPr>
          <w:p w14:paraId="33F8A0AD">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72671558">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64695009">
            <w:pPr>
              <w:jc w:val="center"/>
              <w:rPr>
                <w:rFonts w:ascii="华文细黑" w:hAnsi="华文细黑" w:eastAsia="华文细黑" w:cs="华文细黑"/>
                <w:color w:val="000000"/>
                <w:sz w:val="22"/>
                <w:szCs w:val="22"/>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6FCC870B">
            <w:pPr>
              <w:jc w:val="center"/>
              <w:rPr>
                <w:rFonts w:ascii="华文细黑" w:hAnsi="华文细黑" w:eastAsia="华文细黑" w:cs="华文细黑"/>
                <w:color w:val="000000"/>
                <w:sz w:val="22"/>
                <w:szCs w:val="22"/>
              </w:rPr>
            </w:pPr>
          </w:p>
        </w:tc>
      </w:tr>
      <w:tr w14:paraId="79A76581">
        <w:tblPrEx>
          <w:tblCellMar>
            <w:top w:w="0" w:type="dxa"/>
            <w:left w:w="108" w:type="dxa"/>
            <w:bottom w:w="0" w:type="dxa"/>
            <w:right w:w="108" w:type="dxa"/>
          </w:tblCellMar>
        </w:tblPrEx>
        <w:trPr>
          <w:trHeight w:val="270" w:hRule="atLeast"/>
        </w:trPr>
        <w:tc>
          <w:tcPr>
            <w:tcW w:w="2100" w:type="dxa"/>
            <w:gridSpan w:val="2"/>
            <w:tcBorders>
              <w:top w:val="single" w:color="000000" w:sz="4" w:space="0"/>
              <w:left w:val="single" w:color="000000" w:sz="4" w:space="0"/>
              <w:bottom w:val="single" w:color="000000" w:sz="4" w:space="0"/>
              <w:right w:val="single" w:color="000000" w:sz="4" w:space="0"/>
            </w:tcBorders>
            <w:noWrap/>
            <w:vAlign w:val="center"/>
          </w:tcPr>
          <w:p w14:paraId="6B6D22CE">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7D7ABD95">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351A3FAA">
            <w:pPr>
              <w:jc w:val="center"/>
              <w:rPr>
                <w:rFonts w:ascii="华文细黑" w:hAnsi="华文细黑" w:eastAsia="华文细黑" w:cs="华文细黑"/>
                <w:color w:val="000000"/>
                <w:sz w:val="22"/>
                <w:szCs w:val="22"/>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5461A415">
            <w:pPr>
              <w:jc w:val="center"/>
              <w:rPr>
                <w:rFonts w:ascii="华文细黑" w:hAnsi="华文细黑" w:eastAsia="华文细黑" w:cs="华文细黑"/>
                <w:color w:val="000000"/>
                <w:sz w:val="22"/>
                <w:szCs w:val="22"/>
              </w:rPr>
            </w:pPr>
          </w:p>
        </w:tc>
      </w:tr>
      <w:tr w14:paraId="6BB207E1">
        <w:tblPrEx>
          <w:tblCellMar>
            <w:top w:w="0" w:type="dxa"/>
            <w:left w:w="108" w:type="dxa"/>
            <w:bottom w:w="0" w:type="dxa"/>
            <w:right w:w="108" w:type="dxa"/>
          </w:tblCellMar>
        </w:tblPrEx>
        <w:trPr>
          <w:trHeight w:val="295" w:hRule="atLeast"/>
        </w:trPr>
        <w:tc>
          <w:tcPr>
            <w:tcW w:w="2100" w:type="dxa"/>
            <w:gridSpan w:val="2"/>
            <w:tcBorders>
              <w:top w:val="single" w:color="000000" w:sz="4" w:space="0"/>
              <w:left w:val="single" w:color="000000" w:sz="4" w:space="0"/>
              <w:bottom w:val="single" w:color="000000" w:sz="4" w:space="0"/>
              <w:right w:val="single" w:color="000000" w:sz="4" w:space="0"/>
            </w:tcBorders>
            <w:noWrap/>
            <w:vAlign w:val="center"/>
          </w:tcPr>
          <w:p w14:paraId="604D8F5D">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5EC66205">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49557330">
            <w:pPr>
              <w:jc w:val="center"/>
              <w:rPr>
                <w:rFonts w:ascii="华文细黑" w:hAnsi="华文细黑" w:eastAsia="华文细黑" w:cs="华文细黑"/>
                <w:color w:val="000000"/>
                <w:sz w:val="22"/>
                <w:szCs w:val="22"/>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4868D47C">
            <w:pPr>
              <w:jc w:val="center"/>
              <w:rPr>
                <w:rFonts w:ascii="华文细黑" w:hAnsi="华文细黑" w:eastAsia="华文细黑" w:cs="华文细黑"/>
                <w:color w:val="000000"/>
                <w:sz w:val="22"/>
                <w:szCs w:val="22"/>
              </w:rPr>
            </w:pPr>
          </w:p>
        </w:tc>
      </w:tr>
      <w:tr w14:paraId="7BBA7F9E">
        <w:tblPrEx>
          <w:tblCellMar>
            <w:top w:w="0" w:type="dxa"/>
            <w:left w:w="108" w:type="dxa"/>
            <w:bottom w:w="0" w:type="dxa"/>
            <w:right w:w="108" w:type="dxa"/>
          </w:tblCellMar>
        </w:tblPrEx>
        <w:trPr>
          <w:trHeight w:val="315" w:hRule="atLeast"/>
        </w:trPr>
        <w:tc>
          <w:tcPr>
            <w:tcW w:w="2100" w:type="dxa"/>
            <w:gridSpan w:val="2"/>
            <w:tcBorders>
              <w:top w:val="single" w:color="000000" w:sz="4" w:space="0"/>
              <w:left w:val="single" w:color="000000" w:sz="4" w:space="0"/>
              <w:bottom w:val="single" w:color="000000" w:sz="4" w:space="0"/>
              <w:right w:val="single" w:color="000000" w:sz="4" w:space="0"/>
            </w:tcBorders>
            <w:noWrap/>
            <w:vAlign w:val="center"/>
          </w:tcPr>
          <w:p w14:paraId="302A941B">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7F7010A6">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762C28CC">
            <w:pPr>
              <w:jc w:val="center"/>
              <w:rPr>
                <w:rFonts w:ascii="华文细黑" w:hAnsi="华文细黑" w:eastAsia="华文细黑" w:cs="华文细黑"/>
                <w:color w:val="000000"/>
                <w:sz w:val="22"/>
                <w:szCs w:val="22"/>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021DD2AC">
            <w:pPr>
              <w:jc w:val="center"/>
              <w:rPr>
                <w:rFonts w:ascii="华文细黑" w:hAnsi="华文细黑" w:eastAsia="华文细黑" w:cs="华文细黑"/>
                <w:color w:val="000000"/>
                <w:sz w:val="22"/>
                <w:szCs w:val="22"/>
              </w:rPr>
            </w:pPr>
          </w:p>
        </w:tc>
      </w:tr>
      <w:tr w14:paraId="5795696D">
        <w:tblPrEx>
          <w:tblCellMar>
            <w:top w:w="0" w:type="dxa"/>
            <w:left w:w="108" w:type="dxa"/>
            <w:bottom w:w="0" w:type="dxa"/>
            <w:right w:w="108" w:type="dxa"/>
          </w:tblCellMar>
        </w:tblPrEx>
        <w:trPr>
          <w:trHeight w:val="315" w:hRule="atLeast"/>
        </w:trPr>
        <w:tc>
          <w:tcPr>
            <w:tcW w:w="1457" w:type="dxa"/>
            <w:vMerge w:val="restart"/>
            <w:tcBorders>
              <w:top w:val="single" w:color="000000" w:sz="4" w:space="0"/>
              <w:left w:val="single" w:color="000000" w:sz="4" w:space="0"/>
              <w:bottom w:val="single" w:color="000000" w:sz="4" w:space="0"/>
              <w:right w:val="single" w:color="000000" w:sz="4" w:space="0"/>
            </w:tcBorders>
            <w:noWrap w:val="0"/>
            <w:vAlign w:val="center"/>
          </w:tcPr>
          <w:p w14:paraId="000C4CBA">
            <w:pPr>
              <w:widowControl/>
              <w:jc w:val="center"/>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彩铃内容</w:t>
            </w:r>
            <w:r>
              <w:rPr>
                <w:rFonts w:hint="eastAsia" w:ascii="华文细黑" w:hAnsi="华文细黑" w:eastAsia="华文细黑" w:cs="华文细黑"/>
                <w:color w:val="000000"/>
                <w:kern w:val="0"/>
                <w:sz w:val="18"/>
                <w:szCs w:val="18"/>
                <w:lang w:bidi="ar"/>
              </w:rPr>
              <w:br w:type="textWrapping"/>
            </w:r>
            <w:r>
              <w:rPr>
                <w:rFonts w:hint="eastAsia" w:ascii="华文细黑" w:hAnsi="华文细黑" w:eastAsia="华文细黑" w:cs="华文细黑"/>
                <w:color w:val="000000"/>
                <w:kern w:val="0"/>
                <w:sz w:val="18"/>
                <w:szCs w:val="18"/>
                <w:lang w:bidi="ar"/>
              </w:rPr>
              <w:t>（限</w:t>
            </w:r>
            <w:r>
              <w:rPr>
                <w:rStyle w:val="27"/>
                <w:rFonts w:hint="default"/>
                <w:sz w:val="18"/>
                <w:szCs w:val="18"/>
                <w:lang w:bidi="ar"/>
              </w:rPr>
              <w:t>150</w:t>
            </w:r>
            <w:r>
              <w:rPr>
                <w:rStyle w:val="28"/>
                <w:rFonts w:hint="default"/>
                <w:sz w:val="18"/>
                <w:szCs w:val="18"/>
                <w:lang w:bidi="ar"/>
              </w:rPr>
              <w:t>个字符）</w:t>
            </w:r>
          </w:p>
        </w:tc>
        <w:tc>
          <w:tcPr>
            <w:tcW w:w="6944" w:type="dxa"/>
            <w:gridSpan w:val="4"/>
            <w:tcBorders>
              <w:top w:val="single" w:color="000000" w:sz="4" w:space="0"/>
              <w:left w:val="single" w:color="000000" w:sz="4" w:space="0"/>
              <w:bottom w:val="single" w:color="000000" w:sz="4" w:space="0"/>
              <w:right w:val="single" w:color="000000" w:sz="4" w:space="0"/>
            </w:tcBorders>
            <w:noWrap w:val="0"/>
            <w:vAlign w:val="center"/>
          </w:tcPr>
          <w:p w14:paraId="47263964">
            <w:pPr>
              <w:widowControl/>
              <w:jc w:val="left"/>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示例：欢迎致电*****公司，我们将提供优质</w:t>
            </w:r>
            <w:r>
              <w:rPr>
                <w:rStyle w:val="28"/>
                <w:rFonts w:hint="default"/>
                <w:sz w:val="18"/>
                <w:szCs w:val="18"/>
                <w:lang w:bidi="ar"/>
              </w:rPr>
              <w:t>的服务，电话正在接通中，请稍后。</w:t>
            </w:r>
          </w:p>
        </w:tc>
      </w:tr>
      <w:tr w14:paraId="0E8A130F">
        <w:tblPrEx>
          <w:tblCellMar>
            <w:top w:w="0" w:type="dxa"/>
            <w:left w:w="108" w:type="dxa"/>
            <w:bottom w:w="0" w:type="dxa"/>
            <w:right w:w="108" w:type="dxa"/>
          </w:tblCellMar>
        </w:tblPrEx>
        <w:trPr>
          <w:trHeight w:val="315" w:hRule="atLeast"/>
        </w:trPr>
        <w:tc>
          <w:tcPr>
            <w:tcW w:w="14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7F5511FE">
            <w:pPr>
              <w:jc w:val="center"/>
              <w:rPr>
                <w:rFonts w:ascii="华文细黑" w:hAnsi="华文细黑" w:eastAsia="华文细黑" w:cs="华文细黑"/>
                <w:color w:val="000000"/>
                <w:sz w:val="22"/>
                <w:szCs w:val="22"/>
              </w:rPr>
            </w:pPr>
          </w:p>
        </w:tc>
        <w:tc>
          <w:tcPr>
            <w:tcW w:w="6944" w:type="dxa"/>
            <w:gridSpan w:val="4"/>
            <w:vMerge w:val="restart"/>
            <w:tcBorders>
              <w:top w:val="single" w:color="000000" w:sz="4" w:space="0"/>
              <w:left w:val="single" w:color="000000" w:sz="4" w:space="0"/>
              <w:bottom w:val="single" w:color="000000" w:sz="4" w:space="0"/>
              <w:right w:val="single" w:color="000000" w:sz="4" w:space="0"/>
            </w:tcBorders>
            <w:noWrap w:val="0"/>
            <w:vAlign w:val="center"/>
          </w:tcPr>
          <w:p w14:paraId="1B67B7A2">
            <w:pPr>
              <w:jc w:val="center"/>
              <w:rPr>
                <w:rFonts w:ascii="华文细黑" w:hAnsi="华文细黑" w:eastAsia="华文细黑" w:cs="华文细黑"/>
                <w:color w:val="000000"/>
                <w:sz w:val="22"/>
                <w:szCs w:val="22"/>
              </w:rPr>
            </w:pPr>
          </w:p>
        </w:tc>
      </w:tr>
      <w:tr w14:paraId="73307D9E">
        <w:tblPrEx>
          <w:tblCellMar>
            <w:top w:w="0" w:type="dxa"/>
            <w:left w:w="108" w:type="dxa"/>
            <w:bottom w:w="0" w:type="dxa"/>
            <w:right w:w="108" w:type="dxa"/>
          </w:tblCellMar>
        </w:tblPrEx>
        <w:trPr>
          <w:trHeight w:val="315" w:hRule="atLeast"/>
        </w:trPr>
        <w:tc>
          <w:tcPr>
            <w:tcW w:w="14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2DBBB501">
            <w:pPr>
              <w:jc w:val="center"/>
              <w:rPr>
                <w:rFonts w:ascii="华文细黑" w:hAnsi="华文细黑" w:eastAsia="华文细黑" w:cs="华文细黑"/>
                <w:color w:val="000000"/>
                <w:sz w:val="22"/>
                <w:szCs w:val="22"/>
              </w:rPr>
            </w:pPr>
          </w:p>
        </w:tc>
        <w:tc>
          <w:tcPr>
            <w:tcW w:w="6944" w:type="dxa"/>
            <w:gridSpan w:val="4"/>
            <w:vMerge w:val="continue"/>
            <w:tcBorders>
              <w:top w:val="single" w:color="000000" w:sz="4" w:space="0"/>
              <w:left w:val="single" w:color="000000" w:sz="4" w:space="0"/>
              <w:bottom w:val="single" w:color="000000" w:sz="4" w:space="0"/>
              <w:right w:val="single" w:color="000000" w:sz="4" w:space="0"/>
            </w:tcBorders>
            <w:noWrap w:val="0"/>
            <w:vAlign w:val="center"/>
          </w:tcPr>
          <w:p w14:paraId="255E2EF5">
            <w:pPr>
              <w:jc w:val="center"/>
              <w:rPr>
                <w:rFonts w:ascii="华文细黑" w:hAnsi="华文细黑" w:eastAsia="华文细黑" w:cs="华文细黑"/>
                <w:color w:val="000000"/>
                <w:sz w:val="22"/>
                <w:szCs w:val="22"/>
              </w:rPr>
            </w:pPr>
          </w:p>
        </w:tc>
      </w:tr>
      <w:tr w14:paraId="3AA116AD">
        <w:tblPrEx>
          <w:tblCellMar>
            <w:top w:w="0" w:type="dxa"/>
            <w:left w:w="108" w:type="dxa"/>
            <w:bottom w:w="0" w:type="dxa"/>
            <w:right w:w="108" w:type="dxa"/>
          </w:tblCellMar>
        </w:tblPrEx>
        <w:trPr>
          <w:trHeight w:val="312" w:hRule="atLeast"/>
        </w:trPr>
        <w:tc>
          <w:tcPr>
            <w:tcW w:w="14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2439E2C3">
            <w:pPr>
              <w:jc w:val="center"/>
              <w:rPr>
                <w:rFonts w:ascii="华文细黑" w:hAnsi="华文细黑" w:eastAsia="华文细黑" w:cs="华文细黑"/>
                <w:color w:val="000000"/>
                <w:sz w:val="22"/>
                <w:szCs w:val="22"/>
              </w:rPr>
            </w:pPr>
          </w:p>
        </w:tc>
        <w:tc>
          <w:tcPr>
            <w:tcW w:w="6944" w:type="dxa"/>
            <w:gridSpan w:val="4"/>
            <w:vMerge w:val="continue"/>
            <w:tcBorders>
              <w:top w:val="single" w:color="000000" w:sz="4" w:space="0"/>
              <w:left w:val="single" w:color="000000" w:sz="4" w:space="0"/>
              <w:bottom w:val="single" w:color="000000" w:sz="4" w:space="0"/>
              <w:right w:val="single" w:color="000000" w:sz="4" w:space="0"/>
            </w:tcBorders>
            <w:noWrap w:val="0"/>
            <w:vAlign w:val="center"/>
          </w:tcPr>
          <w:p w14:paraId="21A79C9D">
            <w:pPr>
              <w:jc w:val="center"/>
              <w:rPr>
                <w:rFonts w:ascii="华文细黑" w:hAnsi="华文细黑" w:eastAsia="华文细黑" w:cs="华文细黑"/>
                <w:color w:val="000000"/>
                <w:sz w:val="22"/>
                <w:szCs w:val="22"/>
              </w:rPr>
            </w:pPr>
          </w:p>
        </w:tc>
      </w:tr>
    </w:tbl>
    <w:p w14:paraId="54322064">
      <w:pPr>
        <w:widowControl/>
        <w:jc w:val="left"/>
        <w:rPr>
          <w:rFonts w:ascii="宋体" w:hAnsi="宋体"/>
          <w:b/>
          <w:color w:val="000000"/>
          <w:sz w:val="18"/>
          <w:szCs w:val="18"/>
        </w:rPr>
      </w:pPr>
      <w:r>
        <w:rPr>
          <w:rFonts w:hint="eastAsia" w:ascii="宋体" w:hAnsi="宋体"/>
          <w:b/>
          <w:color w:val="000000"/>
          <w:sz w:val="18"/>
          <w:szCs w:val="18"/>
        </w:rPr>
        <w:t>注：业务号码填写完成后，请将多余空格划去。</w:t>
      </w:r>
    </w:p>
    <w:p w14:paraId="1748AACF">
      <w:pPr>
        <w:widowControl/>
        <w:numPr>
          <w:ilvl w:val="0"/>
          <w:numId w:val="8"/>
        </w:numPr>
        <w:spacing w:line="240" w:lineRule="exact"/>
        <w:jc w:val="left"/>
        <w:rPr>
          <w:rFonts w:ascii="宋体" w:hAnsi="宋体"/>
          <w:bCs/>
          <w:color w:val="000000"/>
          <w:sz w:val="18"/>
          <w:szCs w:val="18"/>
        </w:rPr>
      </w:pPr>
      <w:r>
        <w:rPr>
          <w:rFonts w:hint="eastAsia" w:ascii="宋体" w:hAnsi="宋体"/>
          <w:bCs/>
          <w:color w:val="000000"/>
          <w:sz w:val="18"/>
          <w:szCs w:val="18"/>
        </w:rPr>
        <w:t>开通当月享受1次免费的铃音录制，次月起一年内（实际使用年，非自然年）再享受1次免费的铃音录制，如超出则收取300元/首的彩铃制作费用；上传自行录制的铃音不收取费用。（上传格式：标准的CCITT A-Law 8kHz 8bit的WAV文件）.如客户自行提供商务彩铃的音源素材，应保证拥有完全的知识产权，如因此产生任何纠纷由客户自行承担，中国电信上海公司不承担任何法律责任。</w:t>
      </w:r>
    </w:p>
    <w:p w14:paraId="2BB0055B">
      <w:pPr>
        <w:widowControl/>
        <w:numPr>
          <w:ilvl w:val="0"/>
          <w:numId w:val="8"/>
        </w:numPr>
        <w:spacing w:line="240" w:lineRule="exact"/>
        <w:jc w:val="left"/>
        <w:rPr>
          <w:rFonts w:ascii="宋体" w:hAnsi="宋体"/>
          <w:color w:val="000000"/>
          <w:szCs w:val="21"/>
        </w:rPr>
      </w:pPr>
      <w:r>
        <w:rPr>
          <w:rFonts w:hint="eastAsia" w:ascii="宋体" w:hAnsi="宋体"/>
          <w:bCs/>
          <w:color w:val="000000"/>
          <w:sz w:val="18"/>
          <w:szCs w:val="18"/>
        </w:rPr>
        <w:t>商务彩铃业务将在受理后5个工作日内为用户进行开通、铃音录制工作。</w:t>
      </w:r>
    </w:p>
    <w:p w14:paraId="0B589593">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4401AA24">
      <w:pPr>
        <w:spacing w:line="360" w:lineRule="auto"/>
        <w:ind w:left="180"/>
        <w:jc w:val="center"/>
        <w:rPr>
          <w:rFonts w:ascii="宋体" w:hAnsi="宋体"/>
          <w:color w:val="000000"/>
          <w:szCs w:val="21"/>
        </w:rPr>
      </w:pPr>
      <w:r>
        <w:rPr>
          <w:rFonts w:hint="eastAsia" w:ascii="宋体" w:hAnsi="宋体"/>
          <w:color w:val="000000"/>
          <w:szCs w:val="21"/>
        </w:rPr>
        <w:t>翼名片权益包营销规则</w:t>
      </w:r>
    </w:p>
    <w:p w14:paraId="67F0274D">
      <w:pPr>
        <w:widowControl/>
        <w:spacing w:line="280" w:lineRule="exact"/>
        <w:jc w:val="left"/>
        <w:rPr>
          <w:color w:val="000000"/>
          <w:sz w:val="18"/>
          <w:szCs w:val="18"/>
        </w:rPr>
      </w:pPr>
      <w:r>
        <w:rPr>
          <w:rFonts w:hint="eastAsia" w:ascii="宋体" w:hAnsi="宋体" w:cs="宋体"/>
          <w:color w:val="000000"/>
          <w:kern w:val="0"/>
          <w:sz w:val="18"/>
          <w:szCs w:val="18"/>
          <w:lang w:bidi="ar"/>
        </w:rPr>
        <w:t>甲方（客户）基于对乙方</w:t>
      </w:r>
      <w:r>
        <w:rPr>
          <w:rFonts w:hint="eastAsia" w:ascii="宋体" w:hAnsi="宋体"/>
          <w:bCs/>
          <w:color w:val="000000"/>
          <w:sz w:val="18"/>
          <w:szCs w:val="18"/>
        </w:rPr>
        <w:t>（中国电信股份有限公司上海分公司）</w:t>
      </w:r>
      <w:r>
        <w:rPr>
          <w:rFonts w:hint="eastAsia" w:ascii="宋体" w:hAnsi="宋体" w:cs="宋体"/>
          <w:color w:val="000000"/>
          <w:kern w:val="0"/>
          <w:sz w:val="18"/>
          <w:szCs w:val="18"/>
          <w:lang w:bidi="ar"/>
        </w:rPr>
        <w:t xml:space="preserve">本受理单中所勾选的业务项目的了解和需求，经过慎重考虑和选择，自愿选用乙方提供的业务。甲、乙双方本着平等、自愿、互惠的原则，达成以下协议。 </w:t>
      </w:r>
    </w:p>
    <w:p w14:paraId="4CB11E94">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1、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 </w:t>
      </w:r>
    </w:p>
    <w:p w14:paraId="02F9B5DD">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2、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 </w:t>
      </w:r>
    </w:p>
    <w:p w14:paraId="59EEA166">
      <w:pPr>
        <w:widowControl/>
        <w:spacing w:line="280" w:lineRule="exact"/>
        <w:jc w:val="left"/>
        <w:rPr>
          <w:color w:val="000000"/>
          <w:sz w:val="18"/>
          <w:szCs w:val="18"/>
        </w:rPr>
      </w:pPr>
      <w:r>
        <w:rPr>
          <w:rFonts w:hint="eastAsia" w:ascii="宋体" w:hAnsi="宋体" w:cs="宋体"/>
          <w:color w:val="000000"/>
          <w:kern w:val="0"/>
          <w:sz w:val="18"/>
          <w:szCs w:val="18"/>
          <w:lang w:bidi="ar"/>
        </w:rPr>
        <w:t>3、</w:t>
      </w:r>
      <w:r>
        <w:rPr>
          <w:rFonts w:hint="eastAsia" w:ascii="宋体" w:hAnsi="宋体" w:cs="宋体"/>
          <w:b/>
          <w:bCs/>
          <w:color w:val="000000"/>
          <w:kern w:val="0"/>
          <w:sz w:val="18"/>
          <w:szCs w:val="18"/>
          <w:lang w:bidi="ar"/>
        </w:rPr>
        <w:t xml:space="preserve">甲方勾选的业务均为付费业务。如甲方逾期付费，乙方有权加收每个日历日 3‰的违约金；如甲方超过 30 个日历日仍未交纳应交费用，乙方有权暂停向甲方提供服务，在暂停服务 60 个日历日内甲方仍未补交应交费用，乙方有权对甲方终止提供服务，并依法追缴欠费及违约金。 </w:t>
      </w:r>
    </w:p>
    <w:p w14:paraId="629DF77F">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4、甲方所勾选的相关服务和业务均在前页有详细说明，应视为本协议之补充，甲方应认真阅读、确认和填写。 </w:t>
      </w:r>
    </w:p>
    <w:p w14:paraId="2CF16A84">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5、用户须知 </w:t>
      </w:r>
    </w:p>
    <w:p w14:paraId="4129C89B">
      <w:pPr>
        <w:widowControl/>
        <w:spacing w:line="280" w:lineRule="exact"/>
        <w:jc w:val="left"/>
        <w:rPr>
          <w:color w:val="000000"/>
          <w:sz w:val="18"/>
          <w:szCs w:val="18"/>
        </w:rPr>
      </w:pPr>
      <w:r>
        <w:rPr>
          <w:rFonts w:hint="eastAsia" w:ascii="宋体" w:hAnsi="宋体" w:cs="宋体"/>
          <w:b/>
          <w:bCs/>
          <w:color w:val="000000"/>
          <w:kern w:val="0"/>
          <w:sz w:val="18"/>
          <w:szCs w:val="18"/>
          <w:lang w:bidi="ar"/>
        </w:rPr>
        <w:t xml:space="preserve">（1）办理翼名片业务，开通和退订当月按天折算收取套餐费（包含开通当日和退订当日），费用四舍五入到分，以用户实际使用天数计算；业务开通和退订当月可全量享受相应业务量。 </w:t>
      </w:r>
    </w:p>
    <w:p w14:paraId="0917A4FF">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2）业务主号码（计费号码）和业务共享号码：翼名片业务的套餐费出在业务主号码（计费号码）的账单上；单部套餐根据开通设备号各自计费，共享套餐需指定统一计费号码，业务共享号码不再单独收取翼名片套餐费。 </w:t>
      </w:r>
    </w:p>
    <w:p w14:paraId="1D016A98">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（3）用户可通过两种方式进行业务自维护管理：登录 https://www.118114.net/qt2//#/login 或微信公众号“号码百事通—企业服务”进入自维平台。通过自维护平台用户可以进行发送内容、发送策略、发送名单管理、发送量查询等功能设置。 </w:t>
      </w:r>
    </w:p>
    <w:p w14:paraId="2BA41278">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4）开通翼名片（来电文本）/翼名片（文本）功能后来电名片默认发送的内容模板为：“【企业名称】给您来电，请您接听！”；开通翼名片（挂机文本）/翼名片（文本）功能后挂机文本默认发送的内容为：“谢谢来电！”。开通翼名片（挂机视频）功能后挂机视频默认为通用模板。用户可登录自维护平台进行修改默认模板或编辑自定义模板，新增自定义模板需要审核通过后生效。视频上传文件为 MP4 格式，分辨率大于 480P，时长不超过 30 秒，上传视频前需同意视频作品授权书，甲方应保证对所有上传的作品拥有版权或已获得版权人的充分授权。 </w:t>
      </w:r>
    </w:p>
    <w:p w14:paraId="53956183">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（5）翼名片客户服务号码：10000-9 </w:t>
      </w:r>
    </w:p>
    <w:p w14:paraId="11862451">
      <w:pPr>
        <w:widowControl/>
        <w:spacing w:line="280" w:lineRule="exact"/>
        <w:jc w:val="left"/>
        <w:rPr>
          <w:color w:val="000000"/>
          <w:sz w:val="18"/>
          <w:szCs w:val="18"/>
        </w:rPr>
      </w:pPr>
      <w:r>
        <w:rPr>
          <w:rFonts w:hint="eastAsia" w:ascii="宋体" w:hAnsi="宋体" w:cs="宋体"/>
          <w:color w:val="000000"/>
          <w:kern w:val="0"/>
          <w:sz w:val="18"/>
          <w:szCs w:val="18"/>
          <w:lang w:bidi="ar"/>
        </w:rPr>
        <w:t>（6）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涉诈信息或拨打骚扰/涉诈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kern w:val="0"/>
          <w:sz w:val="18"/>
          <w:szCs w:val="18"/>
          <w:lang w:bidi="ar"/>
        </w:rPr>
        <w:t xml:space="preserve">甲方承担由于违反上述保证而引起的一切责任，一经发现有以上违规发送行为，乙方有权立即停止服务。 </w:t>
      </w:r>
    </w:p>
    <w:p w14:paraId="5C3A4099">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6、乙方因不可抗力而不能执行本协议的部分或全部条款，无需承担任何责任。不可抗力包括：地震、洪水、战争、军事行动、自然灾害、法律和政府政策等不可抗的因素。 </w:t>
      </w:r>
    </w:p>
    <w:p w14:paraId="71FBA50C">
      <w:pPr>
        <w:widowControl/>
        <w:spacing w:line="280" w:lineRule="exact"/>
        <w:jc w:val="left"/>
        <w:rPr>
          <w:color w:val="000000"/>
          <w:sz w:val="18"/>
          <w:szCs w:val="18"/>
        </w:rPr>
      </w:pPr>
      <w:r>
        <w:rPr>
          <w:rFonts w:hint="eastAsia" w:ascii="宋体" w:hAnsi="宋体" w:cs="宋体"/>
          <w:color w:val="000000"/>
          <w:kern w:val="0"/>
          <w:sz w:val="18"/>
          <w:szCs w:val="18"/>
          <w:lang w:bidi="ar"/>
        </w:rPr>
        <w:t>7、因本协议发生的任何争议，双方应首先协商解决。无法协商解决的，任何一方应向</w:t>
      </w:r>
      <w:r>
        <w:rPr>
          <w:rFonts w:hint="eastAsia" w:ascii="宋体" w:hAnsi="宋体" w:cs="宋体"/>
          <w:b/>
          <w:bCs/>
          <w:color w:val="000000"/>
          <w:kern w:val="0"/>
          <w:sz w:val="18"/>
          <w:szCs w:val="18"/>
          <w:lang w:bidi="ar"/>
        </w:rPr>
        <w:t>乙方所在地</w:t>
      </w:r>
      <w:r>
        <w:rPr>
          <w:rFonts w:hint="eastAsia" w:ascii="宋体" w:hAnsi="宋体" w:cs="宋体"/>
          <w:color w:val="000000"/>
          <w:kern w:val="0"/>
          <w:sz w:val="18"/>
          <w:szCs w:val="18"/>
          <w:lang w:bidi="ar"/>
        </w:rPr>
        <w:t xml:space="preserve">的人民法院提起诉讼。 </w:t>
      </w:r>
    </w:p>
    <w:p w14:paraId="5D86BD2D">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8、本规则是《中国电信股份有限公司上海分公司智云随选-开店宝基础版套餐申请登记表》（“《申请登记表》”）的组成部分，用户在《申请登记表》上盖章即表示认可本规则内容。 </w:t>
      </w:r>
    </w:p>
    <w:p w14:paraId="6084150F">
      <w:pPr>
        <w:widowControl/>
        <w:jc w:val="left"/>
        <w:rPr>
          <w:rFonts w:ascii="宋体" w:hAnsi="宋体"/>
          <w:bCs/>
          <w:color w:val="000000"/>
          <w:sz w:val="18"/>
          <w:szCs w:val="18"/>
        </w:rPr>
      </w:pPr>
    </w:p>
    <w:p w14:paraId="56F81647">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718A1828">
      <w:pPr>
        <w:spacing w:line="360" w:lineRule="auto"/>
        <w:ind w:left="180"/>
        <w:jc w:val="center"/>
        <w:rPr>
          <w:rFonts w:ascii="宋体" w:hAnsi="宋体"/>
          <w:color w:val="000000"/>
          <w:szCs w:val="21"/>
        </w:rPr>
      </w:pPr>
      <w:r>
        <w:rPr>
          <w:rFonts w:hint="eastAsia" w:ascii="宋体" w:hAnsi="宋体"/>
          <w:color w:val="000000"/>
          <w:szCs w:val="21"/>
        </w:rPr>
        <w:t>来电名片（固话版）权益包营销规则</w:t>
      </w:r>
    </w:p>
    <w:p w14:paraId="1E158A06">
      <w:pPr>
        <w:widowControl/>
        <w:jc w:val="left"/>
        <w:rPr>
          <w:rFonts w:ascii="宋体" w:hAnsi="宋体"/>
          <w:bCs/>
          <w:color w:val="000000"/>
          <w:sz w:val="18"/>
          <w:szCs w:val="18"/>
        </w:rPr>
      </w:pPr>
    </w:p>
    <w:p w14:paraId="2A938662">
      <w:pPr>
        <w:widowControl/>
        <w:jc w:val="left"/>
        <w:rPr>
          <w:rFonts w:ascii="宋体" w:hAnsi="宋体"/>
          <w:bCs/>
          <w:color w:val="000000"/>
          <w:sz w:val="18"/>
          <w:szCs w:val="18"/>
        </w:rPr>
      </w:pPr>
      <w:r>
        <w:rPr>
          <w:rFonts w:hint="eastAsia" w:ascii="宋体" w:hAnsi="宋体"/>
          <w:bCs/>
          <w:color w:val="000000"/>
          <w:sz w:val="18"/>
          <w:szCs w:val="18"/>
        </w:rPr>
        <w:t>1、客户勾选的业务均为付费业务。</w:t>
      </w:r>
    </w:p>
    <w:p w14:paraId="5BA37208">
      <w:pPr>
        <w:widowControl/>
        <w:jc w:val="left"/>
        <w:rPr>
          <w:rFonts w:ascii="宋体" w:hAnsi="宋体"/>
          <w:bCs/>
          <w:color w:val="000000"/>
          <w:sz w:val="18"/>
          <w:szCs w:val="18"/>
        </w:rPr>
      </w:pPr>
      <w:r>
        <w:rPr>
          <w:rFonts w:hint="eastAsia" w:ascii="宋体" w:hAnsi="宋体"/>
          <w:bCs/>
          <w:color w:val="000000"/>
          <w:sz w:val="18"/>
          <w:szCs w:val="18"/>
        </w:rPr>
        <w:t>1）发送频次：针对同一主被叫，是次次拨打都触发（一分钟内不重复触发），还是每日一次、每周一次、每月一次。</w:t>
      </w:r>
    </w:p>
    <w:p w14:paraId="57319082">
      <w:pPr>
        <w:widowControl/>
        <w:jc w:val="left"/>
        <w:rPr>
          <w:rFonts w:ascii="宋体" w:hAnsi="宋体"/>
          <w:bCs/>
          <w:color w:val="000000"/>
          <w:sz w:val="18"/>
          <w:szCs w:val="18"/>
        </w:rPr>
      </w:pPr>
      <w:r>
        <w:rPr>
          <w:rFonts w:hint="eastAsia" w:ascii="宋体" w:hAnsi="宋体"/>
          <w:bCs/>
          <w:color w:val="000000"/>
          <w:sz w:val="18"/>
          <w:szCs w:val="18"/>
        </w:rPr>
        <w:t>2）设备编号：业务开通号码，且默认所有号码套餐按套餐申请勾选配置，如号码数量多可另行提供附件清单</w:t>
      </w:r>
    </w:p>
    <w:p w14:paraId="39E54E38">
      <w:pPr>
        <w:widowControl/>
        <w:jc w:val="left"/>
        <w:rPr>
          <w:rFonts w:ascii="宋体" w:hAnsi="宋体"/>
          <w:bCs/>
          <w:color w:val="000000"/>
          <w:sz w:val="18"/>
          <w:szCs w:val="18"/>
        </w:rPr>
      </w:pPr>
      <w:r>
        <w:rPr>
          <w:rFonts w:hint="eastAsia" w:ascii="宋体" w:hAnsi="宋体"/>
          <w:bCs/>
          <w:color w:val="000000"/>
          <w:sz w:val="18"/>
          <w:szCs w:val="18"/>
        </w:rPr>
        <w:t>3）客户类别：新开来电名片业务的客户为新客户，曾开过或当前有设备开通来电名片的客户为原有客户</w:t>
      </w:r>
    </w:p>
    <w:p w14:paraId="164CA6E1">
      <w:pPr>
        <w:widowControl/>
        <w:jc w:val="left"/>
        <w:rPr>
          <w:rFonts w:ascii="宋体" w:hAnsi="宋体"/>
          <w:bCs/>
          <w:color w:val="000000"/>
          <w:sz w:val="18"/>
          <w:szCs w:val="18"/>
        </w:rPr>
      </w:pPr>
      <w:r>
        <w:rPr>
          <w:rFonts w:hint="eastAsia" w:ascii="宋体" w:hAnsi="宋体"/>
          <w:bCs/>
          <w:color w:val="000000"/>
          <w:sz w:val="18"/>
          <w:szCs w:val="18"/>
        </w:rPr>
        <w:t>4）来电名片格式为：【来电名片公司抬头】发送内容。</w:t>
      </w:r>
    </w:p>
    <w:p w14:paraId="7AEC5137">
      <w:pPr>
        <w:widowControl/>
        <w:jc w:val="left"/>
        <w:rPr>
          <w:rFonts w:ascii="宋体" w:hAnsi="宋体"/>
          <w:bCs/>
          <w:color w:val="000000"/>
          <w:sz w:val="18"/>
          <w:szCs w:val="18"/>
        </w:rPr>
      </w:pPr>
      <w:r>
        <w:rPr>
          <w:rFonts w:hint="eastAsia" w:ascii="宋体" w:hAnsi="宋体"/>
          <w:bCs/>
          <w:color w:val="000000"/>
          <w:sz w:val="18"/>
          <w:szCs w:val="18"/>
        </w:rPr>
        <w:t>5）来电名片公司抬头：外呼时，对方手机上显示的公司名字，一般为申请的企业名字，如外呼显示抬头与申请企业不同，需要外呼显示抬头企业加填授权书并加盖外呼显示企业公章。</w:t>
      </w:r>
    </w:p>
    <w:p w14:paraId="6965B76F">
      <w:pPr>
        <w:widowControl/>
        <w:jc w:val="left"/>
        <w:rPr>
          <w:rFonts w:ascii="宋体" w:hAnsi="宋体"/>
          <w:bCs/>
          <w:color w:val="000000"/>
          <w:sz w:val="18"/>
          <w:szCs w:val="18"/>
        </w:rPr>
      </w:pPr>
      <w:r>
        <w:rPr>
          <w:rFonts w:hint="eastAsia" w:ascii="宋体" w:hAnsi="宋体"/>
          <w:bCs/>
          <w:color w:val="000000"/>
          <w:sz w:val="18"/>
          <w:szCs w:val="18"/>
        </w:rPr>
        <w:t>6）发送内容：客户可自行编辑填写内容。若客户未填写，将发送默认内容：“给您来电，祝身体健康，工作顺利。”</w:t>
      </w:r>
    </w:p>
    <w:p w14:paraId="0B7D2A85">
      <w:pPr>
        <w:widowControl/>
        <w:jc w:val="left"/>
        <w:rPr>
          <w:rFonts w:ascii="宋体" w:hAnsi="宋体"/>
          <w:bCs/>
          <w:color w:val="000000"/>
          <w:sz w:val="18"/>
          <w:szCs w:val="18"/>
        </w:rPr>
      </w:pPr>
      <w:r>
        <w:rPr>
          <w:rFonts w:hint="eastAsia" w:ascii="宋体" w:hAnsi="宋体"/>
          <w:bCs/>
          <w:color w:val="000000"/>
          <w:sz w:val="18"/>
          <w:szCs w:val="18"/>
        </w:rPr>
        <w:t>2、自维护功能说明：</w:t>
      </w:r>
    </w:p>
    <w:p w14:paraId="3BFBB738">
      <w:pPr>
        <w:widowControl/>
        <w:jc w:val="left"/>
        <w:rPr>
          <w:rFonts w:ascii="宋体" w:hAnsi="宋体"/>
          <w:bCs/>
          <w:color w:val="000000"/>
          <w:sz w:val="18"/>
          <w:szCs w:val="18"/>
        </w:rPr>
      </w:pPr>
      <w:r>
        <w:rPr>
          <w:rFonts w:hint="eastAsia" w:ascii="宋体" w:hAnsi="宋体"/>
          <w:bCs/>
          <w:color w:val="000000"/>
          <w:sz w:val="18"/>
          <w:szCs w:val="18"/>
        </w:rPr>
        <w:t>1）来电名片客服电话：4008217108。</w:t>
      </w:r>
    </w:p>
    <w:p w14:paraId="3F3EA976">
      <w:pPr>
        <w:widowControl/>
        <w:jc w:val="left"/>
        <w:rPr>
          <w:rFonts w:ascii="宋体" w:hAnsi="宋体"/>
          <w:bCs/>
          <w:color w:val="000000"/>
          <w:sz w:val="18"/>
          <w:szCs w:val="18"/>
        </w:rPr>
      </w:pPr>
      <w:r>
        <w:rPr>
          <w:rFonts w:hint="eastAsia" w:ascii="宋体" w:hAnsi="宋体"/>
          <w:bCs/>
          <w:color w:val="000000"/>
          <w:sz w:val="18"/>
          <w:szCs w:val="18"/>
        </w:rPr>
        <w:t>2）业务退订：客户可以通过使用开通业务的本机电话拨打10000号转9，经过客服人员认证相应信息后，进行业务退订。</w:t>
      </w:r>
    </w:p>
    <w:p w14:paraId="72977F94">
      <w:pPr>
        <w:widowControl/>
        <w:jc w:val="left"/>
        <w:rPr>
          <w:rFonts w:ascii="宋体" w:hAnsi="宋体"/>
          <w:bCs/>
          <w:color w:val="000000"/>
          <w:sz w:val="18"/>
          <w:szCs w:val="18"/>
        </w:rPr>
      </w:pPr>
      <w:r>
        <w:rPr>
          <w:rFonts w:hint="eastAsia" w:ascii="宋体" w:hAnsi="宋体"/>
          <w:bCs/>
          <w:color w:val="000000"/>
          <w:sz w:val="18"/>
          <w:szCs w:val="18"/>
        </w:rPr>
        <w:t>3、中国电信上海公司基于其通讯网络和公共服务平台，并按照国家相关法律法规、服务规范提供服务。客户保证遵守国家有关法律、法规，不得利用中国电信上海公司提供的服务从事违法行为和有损电信利益的行为。否则，客户将承担其行为所引发的一切责任。</w:t>
      </w:r>
    </w:p>
    <w:p w14:paraId="78D2817C">
      <w:pPr>
        <w:widowControl/>
        <w:jc w:val="left"/>
        <w:rPr>
          <w:rFonts w:ascii="宋体" w:hAnsi="宋体"/>
          <w:bCs/>
          <w:color w:val="000000"/>
          <w:sz w:val="18"/>
          <w:szCs w:val="18"/>
        </w:rPr>
      </w:pPr>
      <w:r>
        <w:rPr>
          <w:rFonts w:hint="eastAsia" w:ascii="宋体" w:hAnsi="宋体"/>
          <w:bCs/>
          <w:color w:val="000000"/>
          <w:sz w:val="18"/>
          <w:szCs w:val="18"/>
        </w:rPr>
        <w:t>4、申请客户承诺：应保证其发布信息的真实性、安全性与合法性，不得利用中国电信上海公司的通信通道传输任何虚假的、非法的、骚扰性的、中伤他人的、辱骂性的、恐吓性的、庸俗的、淫秽、教唆他人违反犯罪、涉及国家安全、涉政、涉黄赌毒、涉暴恐等内容的信息。发布的信息必须经其被叫用户同意，一经发现有以上违反上述保证的发送行为，或发生申请用户被举报或被认为可能利用电信网络或设备涉嫌从事违法活动的，申请客户愿意承担立即停止服务等后果。</w:t>
      </w:r>
    </w:p>
    <w:p w14:paraId="5F5F6F36">
      <w:pPr>
        <w:widowControl/>
        <w:jc w:val="left"/>
        <w:rPr>
          <w:rFonts w:ascii="宋体" w:hAnsi="宋体"/>
          <w:bCs/>
          <w:color w:val="000000"/>
          <w:sz w:val="18"/>
          <w:szCs w:val="18"/>
        </w:rPr>
      </w:pPr>
      <w:r>
        <w:rPr>
          <w:rFonts w:hint="eastAsia" w:ascii="宋体" w:hAnsi="宋体"/>
          <w:bCs/>
          <w:color w:val="000000"/>
          <w:sz w:val="18"/>
          <w:szCs w:val="18"/>
        </w:rPr>
        <w:t>5、本规则是《中国电信股份有限公司上海分公司智云随选-开店宝基础版套餐申请登记表》（“《申请登记表》”）的组成部分，用户在《申请登记表》上盖章即表示认可本规则内容</w:t>
      </w:r>
    </w:p>
    <w:p w14:paraId="2AD16582">
      <w:pPr>
        <w:widowControl/>
        <w:jc w:val="left"/>
        <w:rPr>
          <w:rFonts w:ascii="宋体" w:hAnsi="宋体"/>
          <w:bCs/>
          <w:color w:val="000000"/>
          <w:sz w:val="18"/>
          <w:szCs w:val="18"/>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6815"/>
      </w:tblGrid>
      <w:tr w14:paraId="061E8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2" w:hRule="atLeast"/>
        </w:trPr>
        <w:tc>
          <w:tcPr>
            <w:tcW w:w="1707" w:type="dxa"/>
            <w:noWrap w:val="0"/>
            <w:vAlign w:val="center"/>
          </w:tcPr>
          <w:p w14:paraId="17552691">
            <w:pPr>
              <w:widowControl/>
              <w:jc w:val="center"/>
              <w:rPr>
                <w:rFonts w:ascii="宋体" w:hAnsi="宋体"/>
                <w:bCs/>
                <w:color w:val="000000"/>
                <w:sz w:val="18"/>
                <w:szCs w:val="18"/>
              </w:rPr>
            </w:pPr>
            <w:r>
              <w:rPr>
                <w:rFonts w:hint="eastAsia" w:ascii="宋体" w:hAnsi="宋体"/>
                <w:bCs/>
                <w:color w:val="000000"/>
                <w:sz w:val="18"/>
                <w:szCs w:val="18"/>
              </w:rPr>
              <w:t>设备编号（固话</w:t>
            </w:r>
            <w:r>
              <w:rPr>
                <w:rFonts w:hint="eastAsia" w:ascii="宋体" w:hAnsi="宋体" w:cs="宋体"/>
                <w:color w:val="000000"/>
                <w:kern w:val="0"/>
                <w:sz w:val="18"/>
                <w:szCs w:val="18"/>
                <w:lang w:bidi="ar"/>
              </w:rPr>
              <w:t>）</w:t>
            </w:r>
          </w:p>
        </w:tc>
        <w:tc>
          <w:tcPr>
            <w:tcW w:w="6815" w:type="dxa"/>
            <w:noWrap w:val="0"/>
            <w:vAlign w:val="top"/>
          </w:tcPr>
          <w:p w14:paraId="79EA8C56">
            <w:pPr>
              <w:widowControl/>
              <w:jc w:val="left"/>
              <w:rPr>
                <w:rFonts w:ascii="宋体" w:hAnsi="宋体"/>
                <w:bCs/>
                <w:color w:val="000000"/>
                <w:sz w:val="18"/>
                <w:szCs w:val="18"/>
              </w:rPr>
            </w:pPr>
          </w:p>
        </w:tc>
      </w:tr>
      <w:tr w14:paraId="4A034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707" w:type="dxa"/>
            <w:noWrap w:val="0"/>
            <w:vAlign w:val="center"/>
          </w:tcPr>
          <w:p w14:paraId="2CDE158D">
            <w:pPr>
              <w:widowControl/>
              <w:jc w:val="center"/>
              <w:rPr>
                <w:rFonts w:ascii="宋体" w:hAnsi="宋体"/>
                <w:bCs/>
                <w:color w:val="000000"/>
                <w:sz w:val="18"/>
                <w:szCs w:val="18"/>
              </w:rPr>
            </w:pPr>
            <w:r>
              <w:rPr>
                <w:rFonts w:hint="eastAsia" w:ascii="宋体" w:hAnsi="宋体" w:cs="宋体"/>
                <w:color w:val="000000"/>
                <w:kern w:val="0"/>
                <w:sz w:val="18"/>
                <w:szCs w:val="18"/>
                <w:lang w:bidi="ar"/>
              </w:rPr>
              <w:t>来电名片公司抬头</w:t>
            </w:r>
          </w:p>
        </w:tc>
        <w:tc>
          <w:tcPr>
            <w:tcW w:w="6815" w:type="dxa"/>
            <w:noWrap w:val="0"/>
            <w:vAlign w:val="top"/>
          </w:tcPr>
          <w:p w14:paraId="72F24911">
            <w:pPr>
              <w:widowControl/>
              <w:jc w:val="left"/>
              <w:rPr>
                <w:rFonts w:ascii="宋体" w:hAnsi="宋体"/>
                <w:bCs/>
                <w:color w:val="000000"/>
                <w:sz w:val="18"/>
                <w:szCs w:val="18"/>
              </w:rPr>
            </w:pPr>
          </w:p>
        </w:tc>
      </w:tr>
      <w:tr w14:paraId="22C8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707" w:type="dxa"/>
            <w:noWrap w:val="0"/>
            <w:vAlign w:val="center"/>
          </w:tcPr>
          <w:p w14:paraId="6930408E">
            <w:pPr>
              <w:widowControl/>
              <w:jc w:val="center"/>
              <w:rPr>
                <w:rFonts w:ascii="宋体" w:hAnsi="宋体"/>
                <w:bCs/>
                <w:color w:val="000000"/>
                <w:sz w:val="18"/>
                <w:szCs w:val="18"/>
              </w:rPr>
            </w:pPr>
            <w:r>
              <w:rPr>
                <w:rFonts w:hint="eastAsia" w:ascii="宋体" w:hAnsi="宋体" w:cs="宋体"/>
                <w:color w:val="000000"/>
                <w:kern w:val="0"/>
                <w:sz w:val="18"/>
                <w:szCs w:val="18"/>
                <w:lang w:bidi="ar"/>
              </w:rPr>
              <w:t>发送内容</w:t>
            </w:r>
          </w:p>
        </w:tc>
        <w:tc>
          <w:tcPr>
            <w:tcW w:w="6815" w:type="dxa"/>
            <w:noWrap w:val="0"/>
            <w:vAlign w:val="top"/>
          </w:tcPr>
          <w:p w14:paraId="32F93056">
            <w:pPr>
              <w:widowControl/>
              <w:jc w:val="left"/>
              <w:rPr>
                <w:rFonts w:ascii="宋体" w:hAnsi="宋体"/>
                <w:bCs/>
                <w:color w:val="000000"/>
                <w:sz w:val="18"/>
                <w:szCs w:val="18"/>
              </w:rPr>
            </w:pPr>
          </w:p>
        </w:tc>
      </w:tr>
    </w:tbl>
    <w:p w14:paraId="562F880A">
      <w:pPr>
        <w:widowControl/>
        <w:jc w:val="left"/>
        <w:rPr>
          <w:rFonts w:ascii="宋体" w:hAnsi="宋体"/>
          <w:b/>
          <w:bCs/>
          <w:color w:val="000000"/>
          <w:sz w:val="18"/>
          <w:szCs w:val="18"/>
        </w:rPr>
      </w:pPr>
      <w:r>
        <w:rPr>
          <w:rFonts w:hint="eastAsia" w:ascii="宋体" w:hAnsi="宋体" w:cs="宋体"/>
          <w:b/>
          <w:bCs/>
          <w:color w:val="000000"/>
          <w:kern w:val="0"/>
          <w:sz w:val="18"/>
          <w:szCs w:val="18"/>
          <w:lang w:bidi="ar"/>
        </w:rPr>
        <w:t>注：所填号码默认为业务开通号码，如号码数量多可另行提供附件清单。</w:t>
      </w:r>
    </w:p>
    <w:p w14:paraId="0D0A7CB8">
      <w:pPr>
        <w:widowControl/>
        <w:jc w:val="left"/>
        <w:rPr>
          <w:rFonts w:ascii="宋体" w:hAnsi="宋体"/>
          <w:bCs/>
          <w:color w:val="000000"/>
          <w:sz w:val="18"/>
          <w:szCs w:val="18"/>
        </w:rPr>
      </w:pPr>
    </w:p>
    <w:p w14:paraId="45817B20">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7D98540D">
      <w:pPr>
        <w:spacing w:line="360" w:lineRule="auto"/>
        <w:ind w:left="180"/>
        <w:jc w:val="center"/>
        <w:rPr>
          <w:rFonts w:ascii="宋体" w:hAnsi="宋体"/>
          <w:color w:val="000000"/>
          <w:szCs w:val="21"/>
        </w:rPr>
      </w:pPr>
      <w:r>
        <w:rPr>
          <w:rFonts w:hint="eastAsia" w:ascii="宋体" w:hAnsi="宋体"/>
          <w:color w:val="000000"/>
          <w:szCs w:val="21"/>
        </w:rPr>
        <w:t>通信助理尊享版权益包营销规则</w:t>
      </w:r>
    </w:p>
    <w:p w14:paraId="0F9D6B8C">
      <w:pPr>
        <w:widowControl/>
        <w:jc w:val="left"/>
        <w:rPr>
          <w:color w:val="000000"/>
          <w:sz w:val="18"/>
          <w:szCs w:val="18"/>
        </w:rPr>
      </w:pPr>
      <w:r>
        <w:rPr>
          <w:rFonts w:hint="eastAsia" w:ascii="宋体" w:hAnsi="宋体" w:cs="宋体"/>
          <w:color w:val="000000"/>
          <w:kern w:val="0"/>
          <w:sz w:val="18"/>
          <w:szCs w:val="18"/>
          <w:lang w:bidi="ar"/>
        </w:rPr>
        <w:t>甲方（客户）基于对乙方</w:t>
      </w:r>
      <w:r>
        <w:rPr>
          <w:rFonts w:hint="eastAsia" w:ascii="宋体" w:hAnsi="宋体"/>
          <w:bCs/>
          <w:color w:val="000000"/>
          <w:sz w:val="18"/>
          <w:szCs w:val="18"/>
        </w:rPr>
        <w:t>（中国电信股份有限公司上海分公司）</w:t>
      </w:r>
      <w:r>
        <w:rPr>
          <w:rFonts w:hint="eastAsia" w:ascii="宋体" w:hAnsi="宋体" w:cs="宋体"/>
          <w:color w:val="000000"/>
          <w:kern w:val="0"/>
          <w:sz w:val="18"/>
          <w:szCs w:val="18"/>
          <w:lang w:bidi="ar"/>
        </w:rPr>
        <w:t xml:space="preserve">本受理单中所勾选的业务项目的了解和需求，经过慎重考虑和选择，自愿选用乙方提供的业务。甲、乙双方本着平等、自愿、互惠的原则，签订本协议。 </w:t>
      </w:r>
    </w:p>
    <w:p w14:paraId="32F5526C">
      <w:pPr>
        <w:widowControl/>
        <w:jc w:val="left"/>
        <w:rPr>
          <w:color w:val="000000"/>
          <w:sz w:val="18"/>
          <w:szCs w:val="18"/>
        </w:rPr>
      </w:pPr>
      <w:r>
        <w:rPr>
          <w:rFonts w:hint="eastAsia" w:ascii="宋体" w:hAnsi="宋体" w:cs="宋体"/>
          <w:color w:val="000000"/>
          <w:kern w:val="0"/>
          <w:sz w:val="18"/>
          <w:szCs w:val="18"/>
          <w:lang w:bidi="ar"/>
        </w:rPr>
        <w:t xml:space="preserve">1、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 </w:t>
      </w:r>
    </w:p>
    <w:p w14:paraId="4EFD5A55">
      <w:pPr>
        <w:widowControl/>
        <w:jc w:val="left"/>
        <w:rPr>
          <w:color w:val="000000"/>
          <w:sz w:val="18"/>
          <w:szCs w:val="18"/>
        </w:rPr>
      </w:pPr>
      <w:r>
        <w:rPr>
          <w:rFonts w:hint="eastAsia" w:ascii="宋体" w:hAnsi="宋体" w:cs="宋体"/>
          <w:color w:val="000000"/>
          <w:kern w:val="0"/>
          <w:sz w:val="18"/>
          <w:szCs w:val="18"/>
          <w:lang w:bidi="ar"/>
        </w:rPr>
        <w:t xml:space="preserve">2、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 </w:t>
      </w:r>
    </w:p>
    <w:p w14:paraId="00357BBF">
      <w:pPr>
        <w:widowControl/>
        <w:jc w:val="left"/>
        <w:rPr>
          <w:color w:val="000000"/>
          <w:sz w:val="18"/>
          <w:szCs w:val="18"/>
        </w:rPr>
      </w:pPr>
      <w:r>
        <w:rPr>
          <w:rFonts w:hint="eastAsia" w:ascii="宋体" w:hAnsi="宋体" w:cs="宋体"/>
          <w:color w:val="000000"/>
          <w:kern w:val="0"/>
          <w:sz w:val="18"/>
          <w:szCs w:val="18"/>
          <w:lang w:bidi="ar"/>
        </w:rPr>
        <w:t>3、</w:t>
      </w:r>
      <w:r>
        <w:rPr>
          <w:rFonts w:hint="eastAsia" w:ascii="宋体" w:hAnsi="宋体" w:cs="宋体"/>
          <w:b/>
          <w:bCs/>
          <w:color w:val="000000"/>
          <w:kern w:val="0"/>
          <w:sz w:val="18"/>
          <w:szCs w:val="18"/>
          <w:lang w:bidi="ar"/>
        </w:rPr>
        <w:t>甲方勾选的业务均为付费业务。如甲方逾期付费，乙方有权加收每个日历日 3‰的违约金；如甲方超过 30 个日历日仍未交纳应交费用，乙方有权暂停向甲方提供服务，在暂停服务 60 个日历日内甲方仍未补交应交费用，乙方有权对甲方终止提供服务，并依法追缴欠费及违约金。</w:t>
      </w:r>
    </w:p>
    <w:p w14:paraId="539E0F4C">
      <w:pPr>
        <w:widowControl/>
        <w:jc w:val="left"/>
        <w:rPr>
          <w:color w:val="000000"/>
          <w:sz w:val="18"/>
          <w:szCs w:val="18"/>
        </w:rPr>
      </w:pPr>
      <w:r>
        <w:rPr>
          <w:rFonts w:hint="eastAsia" w:ascii="宋体" w:hAnsi="宋体" w:cs="宋体"/>
          <w:color w:val="000000"/>
          <w:kern w:val="0"/>
          <w:sz w:val="18"/>
          <w:szCs w:val="18"/>
          <w:lang w:bidi="ar"/>
        </w:rPr>
        <w:t>4、甲方所勾选的相关服务和业务均在前页有详细说明，应视为本协议之补充，甲方应认真阅读、确认和填写。</w:t>
      </w:r>
    </w:p>
    <w:p w14:paraId="4219057B">
      <w:pPr>
        <w:widowControl/>
        <w:jc w:val="left"/>
        <w:rPr>
          <w:color w:val="000000"/>
          <w:sz w:val="18"/>
          <w:szCs w:val="18"/>
        </w:rPr>
      </w:pPr>
      <w:r>
        <w:rPr>
          <w:rFonts w:hint="eastAsia" w:ascii="宋体" w:hAnsi="宋体" w:cs="宋体"/>
          <w:color w:val="000000"/>
          <w:kern w:val="0"/>
          <w:sz w:val="18"/>
          <w:szCs w:val="18"/>
          <w:lang w:bidi="ar"/>
        </w:rPr>
        <w:t xml:space="preserve">5、用户须知 </w:t>
      </w:r>
    </w:p>
    <w:p w14:paraId="1BC897C0">
      <w:pPr>
        <w:widowControl/>
        <w:jc w:val="left"/>
        <w:rPr>
          <w:color w:val="000000"/>
          <w:sz w:val="18"/>
          <w:szCs w:val="18"/>
        </w:rPr>
      </w:pPr>
      <w:r>
        <w:rPr>
          <w:rFonts w:hint="eastAsia" w:ascii="宋体" w:hAnsi="宋体" w:cs="宋体"/>
          <w:b/>
          <w:bCs/>
          <w:color w:val="000000"/>
          <w:kern w:val="0"/>
          <w:sz w:val="18"/>
          <w:szCs w:val="18"/>
          <w:lang w:bidi="ar"/>
        </w:rPr>
        <w:t>（1）办理通信助理业务，开通和退订当月按天折算收取套餐费（包含开通当日和退订当日），费用四舍五入到分，以用户实际使用天数计算；业务开通和退订当月可全量享受相应业务量。</w:t>
      </w:r>
    </w:p>
    <w:p w14:paraId="147D887B">
      <w:pPr>
        <w:widowControl/>
        <w:jc w:val="left"/>
        <w:rPr>
          <w:color w:val="000000"/>
          <w:sz w:val="18"/>
          <w:szCs w:val="18"/>
        </w:rPr>
      </w:pPr>
      <w:r>
        <w:rPr>
          <w:rFonts w:hint="eastAsia" w:ascii="宋体" w:hAnsi="宋体" w:cs="宋体"/>
          <w:color w:val="000000"/>
          <w:kern w:val="0"/>
          <w:sz w:val="18"/>
          <w:szCs w:val="18"/>
          <w:lang w:bidi="ar"/>
        </w:rPr>
        <w:t>（2）用户可通过“天翼通信助理”微信公众号进行功能设置。</w:t>
      </w:r>
    </w:p>
    <w:p w14:paraId="611F890B">
      <w:pPr>
        <w:widowControl/>
        <w:jc w:val="left"/>
        <w:rPr>
          <w:color w:val="000000"/>
          <w:sz w:val="18"/>
          <w:szCs w:val="18"/>
        </w:rPr>
      </w:pPr>
      <w:r>
        <w:rPr>
          <w:rFonts w:hint="eastAsia" w:ascii="宋体" w:hAnsi="宋体" w:cs="宋体"/>
          <w:color w:val="000000"/>
          <w:kern w:val="0"/>
          <w:sz w:val="18"/>
          <w:szCs w:val="18"/>
          <w:lang w:bidi="ar"/>
        </w:rPr>
        <w:t>（3）通信助理客户服务号码：10000 或 4008000114-1-1</w:t>
      </w:r>
    </w:p>
    <w:p w14:paraId="5808F195">
      <w:pPr>
        <w:widowControl/>
        <w:jc w:val="left"/>
        <w:rPr>
          <w:color w:val="000000"/>
          <w:sz w:val="18"/>
          <w:szCs w:val="18"/>
        </w:rPr>
      </w:pPr>
      <w:r>
        <w:rPr>
          <w:rFonts w:hint="eastAsia" w:ascii="宋体" w:hAnsi="宋体" w:cs="宋体"/>
          <w:color w:val="000000"/>
          <w:kern w:val="0"/>
          <w:sz w:val="18"/>
          <w:szCs w:val="18"/>
          <w:lang w:bidi="ar"/>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kern w:val="0"/>
          <w:sz w:val="18"/>
          <w:szCs w:val="18"/>
          <w:lang w:bidi="ar"/>
        </w:rPr>
        <w:t xml:space="preserve">甲方承担由于违反上述保证而引起的一切责任，一经发现有以上违规发送行为，乙方有权立即停止服务。 </w:t>
      </w:r>
    </w:p>
    <w:p w14:paraId="1B7BA8CB">
      <w:pPr>
        <w:widowControl/>
        <w:jc w:val="left"/>
        <w:rPr>
          <w:color w:val="000000"/>
          <w:sz w:val="18"/>
          <w:szCs w:val="18"/>
        </w:rPr>
      </w:pPr>
      <w:r>
        <w:rPr>
          <w:rFonts w:hint="eastAsia" w:ascii="宋体" w:hAnsi="宋体" w:cs="宋体"/>
          <w:color w:val="000000"/>
          <w:kern w:val="0"/>
          <w:sz w:val="18"/>
          <w:szCs w:val="18"/>
          <w:lang w:bidi="ar"/>
        </w:rPr>
        <w:t xml:space="preserve">6、乙方因不可抗力而不能执行本协议的部分或全部条款，无需承担任何责任。不可抗力包括：地震、洪水、战争、军事行动、自然灾害、法律和政府政策等不可抗的因素。 </w:t>
      </w:r>
    </w:p>
    <w:p w14:paraId="318A675F">
      <w:pPr>
        <w:widowControl/>
        <w:jc w:val="left"/>
        <w:rPr>
          <w:color w:val="000000"/>
          <w:sz w:val="18"/>
          <w:szCs w:val="18"/>
        </w:rPr>
      </w:pPr>
      <w:r>
        <w:rPr>
          <w:rFonts w:hint="eastAsia" w:ascii="宋体" w:hAnsi="宋体" w:cs="宋体"/>
          <w:color w:val="000000"/>
          <w:kern w:val="0"/>
          <w:sz w:val="18"/>
          <w:szCs w:val="18"/>
          <w:lang w:bidi="ar"/>
        </w:rPr>
        <w:t>7、因本协议发生的任何争议，双方应首先协商解决。无法协商解决的，任何一方应向</w:t>
      </w:r>
      <w:r>
        <w:rPr>
          <w:rFonts w:hint="eastAsia" w:ascii="宋体" w:hAnsi="宋体" w:cs="宋体"/>
          <w:b/>
          <w:bCs/>
          <w:color w:val="000000"/>
          <w:kern w:val="0"/>
          <w:sz w:val="18"/>
          <w:szCs w:val="18"/>
          <w:lang w:bidi="ar"/>
        </w:rPr>
        <w:t>乙方所在地</w:t>
      </w:r>
      <w:r>
        <w:rPr>
          <w:rFonts w:hint="eastAsia" w:ascii="宋体" w:hAnsi="宋体" w:cs="宋体"/>
          <w:color w:val="000000"/>
          <w:kern w:val="0"/>
          <w:sz w:val="18"/>
          <w:szCs w:val="18"/>
          <w:lang w:bidi="ar"/>
        </w:rPr>
        <w:t xml:space="preserve">的人民法院提起诉讼。 </w:t>
      </w:r>
    </w:p>
    <w:p w14:paraId="65412491">
      <w:pPr>
        <w:widowControl/>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 xml:space="preserve">8、本规则是《中国电信股份有限公司上海分公司智云随选-开店宝基础版套餐申请登记表》（“《申请登记表》”）的组成部分，用户在《申请登记表》上盖章即表示认可本规则内容。 </w:t>
      </w:r>
    </w:p>
    <w:p w14:paraId="6CFC9772">
      <w:pPr>
        <w:widowControl/>
        <w:jc w:val="left"/>
        <w:rPr>
          <w:color w:val="000000"/>
          <w:sz w:val="18"/>
          <w:szCs w:val="18"/>
        </w:rPr>
      </w:pPr>
    </w:p>
    <w:tbl>
      <w:tblPr>
        <w:tblStyle w:val="10"/>
        <w:tblW w:w="8401" w:type="dxa"/>
        <w:tblInd w:w="0" w:type="dxa"/>
        <w:tblLayout w:type="fixed"/>
        <w:tblCellMar>
          <w:top w:w="0" w:type="dxa"/>
          <w:left w:w="108" w:type="dxa"/>
          <w:bottom w:w="0" w:type="dxa"/>
          <w:right w:w="108" w:type="dxa"/>
        </w:tblCellMar>
      </w:tblPr>
      <w:tblGrid>
        <w:gridCol w:w="2100"/>
        <w:gridCol w:w="2100"/>
        <w:gridCol w:w="2100"/>
        <w:gridCol w:w="2101"/>
      </w:tblGrid>
      <w:tr w14:paraId="1B4E321C">
        <w:tblPrEx>
          <w:tblCellMar>
            <w:top w:w="0" w:type="dxa"/>
            <w:left w:w="108" w:type="dxa"/>
            <w:bottom w:w="0" w:type="dxa"/>
            <w:right w:w="108" w:type="dxa"/>
          </w:tblCellMar>
        </w:tblPrEx>
        <w:trPr>
          <w:trHeight w:val="324" w:hRule="atLeast"/>
        </w:trPr>
        <w:tc>
          <w:tcPr>
            <w:tcW w:w="8401" w:type="dxa"/>
            <w:gridSpan w:val="4"/>
            <w:tcBorders>
              <w:top w:val="single" w:color="000000" w:sz="4" w:space="0"/>
              <w:left w:val="single" w:color="000000" w:sz="4" w:space="0"/>
              <w:bottom w:val="single" w:color="000000" w:sz="4" w:space="0"/>
              <w:right w:val="single" w:color="000000" w:sz="4" w:space="0"/>
            </w:tcBorders>
            <w:noWrap/>
            <w:vAlign w:val="center"/>
          </w:tcPr>
          <w:p w14:paraId="7D9D5756">
            <w:pPr>
              <w:widowControl/>
              <w:ind w:right="-15" w:rightChars="-7"/>
              <w:jc w:val="center"/>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开通业务号码</w:t>
            </w:r>
          </w:p>
        </w:tc>
      </w:tr>
      <w:tr w14:paraId="4054B387">
        <w:tblPrEx>
          <w:tblCellMar>
            <w:top w:w="0" w:type="dxa"/>
            <w:left w:w="108" w:type="dxa"/>
            <w:bottom w:w="0" w:type="dxa"/>
            <w:right w:w="108" w:type="dxa"/>
          </w:tblCellMar>
        </w:tblPrEx>
        <w:trPr>
          <w:trHeight w:val="324"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29A8668D">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317DF4CC">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2F75DF33">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4894028C">
            <w:pPr>
              <w:jc w:val="center"/>
              <w:rPr>
                <w:rFonts w:ascii="华文细黑" w:hAnsi="华文细黑" w:eastAsia="华文细黑" w:cs="华文细黑"/>
                <w:color w:val="000000"/>
                <w:sz w:val="18"/>
                <w:szCs w:val="18"/>
              </w:rPr>
            </w:pPr>
          </w:p>
        </w:tc>
      </w:tr>
      <w:tr w14:paraId="3D3F631C">
        <w:tblPrEx>
          <w:tblCellMar>
            <w:top w:w="0" w:type="dxa"/>
            <w:left w:w="108" w:type="dxa"/>
            <w:bottom w:w="0" w:type="dxa"/>
            <w:right w:w="108" w:type="dxa"/>
          </w:tblCellMar>
        </w:tblPrEx>
        <w:trPr>
          <w:trHeight w:val="270"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323073CE">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55B23A4E">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63710AE4">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6341AEE8">
            <w:pPr>
              <w:jc w:val="center"/>
              <w:rPr>
                <w:rFonts w:ascii="华文细黑" w:hAnsi="华文细黑" w:eastAsia="华文细黑" w:cs="华文细黑"/>
                <w:color w:val="000000"/>
                <w:sz w:val="18"/>
                <w:szCs w:val="18"/>
              </w:rPr>
            </w:pPr>
          </w:p>
        </w:tc>
      </w:tr>
      <w:tr w14:paraId="2BAC8E04">
        <w:tblPrEx>
          <w:tblCellMar>
            <w:top w:w="0" w:type="dxa"/>
            <w:left w:w="108" w:type="dxa"/>
            <w:bottom w:w="0" w:type="dxa"/>
            <w:right w:w="108" w:type="dxa"/>
          </w:tblCellMar>
        </w:tblPrEx>
        <w:trPr>
          <w:trHeight w:val="295"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00487AE7">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5085ABEA">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6DAEDC70">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0663B18B">
            <w:pPr>
              <w:jc w:val="center"/>
              <w:rPr>
                <w:rFonts w:ascii="华文细黑" w:hAnsi="华文细黑" w:eastAsia="华文细黑" w:cs="华文细黑"/>
                <w:color w:val="000000"/>
                <w:sz w:val="18"/>
                <w:szCs w:val="18"/>
              </w:rPr>
            </w:pPr>
          </w:p>
        </w:tc>
      </w:tr>
      <w:tr w14:paraId="7E9C842F">
        <w:tblPrEx>
          <w:tblCellMar>
            <w:top w:w="0" w:type="dxa"/>
            <w:left w:w="108" w:type="dxa"/>
            <w:bottom w:w="0" w:type="dxa"/>
            <w:right w:w="108" w:type="dxa"/>
          </w:tblCellMar>
        </w:tblPrEx>
        <w:trPr>
          <w:trHeight w:val="315"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1AED8E68">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7F8FA2B3">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61D53C11">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0F2057BC">
            <w:pPr>
              <w:jc w:val="center"/>
              <w:rPr>
                <w:rFonts w:ascii="华文细黑" w:hAnsi="华文细黑" w:eastAsia="华文细黑" w:cs="华文细黑"/>
                <w:color w:val="000000"/>
                <w:sz w:val="18"/>
                <w:szCs w:val="18"/>
              </w:rPr>
            </w:pPr>
          </w:p>
        </w:tc>
      </w:tr>
    </w:tbl>
    <w:p w14:paraId="448E8FE2">
      <w:pPr>
        <w:widowControl/>
        <w:jc w:val="left"/>
        <w:rPr>
          <w:rFonts w:ascii="宋体" w:hAnsi="宋体"/>
          <w:b/>
          <w:color w:val="000000"/>
          <w:sz w:val="18"/>
          <w:szCs w:val="18"/>
        </w:rPr>
      </w:pPr>
      <w:r>
        <w:rPr>
          <w:rFonts w:hint="eastAsia" w:ascii="宋体" w:hAnsi="宋体"/>
          <w:b/>
          <w:color w:val="000000"/>
          <w:sz w:val="18"/>
          <w:szCs w:val="18"/>
        </w:rPr>
        <w:t>注：业务号码填写完成后，请将多余空格划去。</w:t>
      </w:r>
    </w:p>
    <w:p w14:paraId="328256D5">
      <w:pPr>
        <w:widowControl/>
        <w:jc w:val="left"/>
        <w:rPr>
          <w:rFonts w:ascii="宋体" w:hAnsi="宋体"/>
          <w:bCs/>
          <w:color w:val="000000"/>
          <w:sz w:val="18"/>
          <w:szCs w:val="18"/>
        </w:rPr>
      </w:pPr>
    </w:p>
    <w:p w14:paraId="62146A72">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36E618BA">
      <w:pPr>
        <w:ind w:left="180"/>
        <w:jc w:val="center"/>
        <w:rPr>
          <w:rFonts w:ascii="宋体" w:hAnsi="宋体"/>
          <w:color w:val="000000"/>
          <w:szCs w:val="21"/>
        </w:rPr>
      </w:pPr>
      <w:r>
        <w:rPr>
          <w:rFonts w:hint="eastAsia" w:ascii="宋体" w:hAnsi="宋体"/>
          <w:color w:val="000000"/>
          <w:szCs w:val="21"/>
        </w:rPr>
        <w:t>商务视频彩铃</w:t>
      </w:r>
      <w:bookmarkStart w:id="14" w:name="_Hlk192517370"/>
      <w:r>
        <w:rPr>
          <w:rFonts w:hint="eastAsia" w:ascii="宋体" w:hAnsi="宋体"/>
          <w:color w:val="000000"/>
          <w:szCs w:val="21"/>
        </w:rPr>
        <w:t>权益包营销规则</w:t>
      </w:r>
      <w:bookmarkEnd w:id="14"/>
    </w:p>
    <w:p w14:paraId="4D623A9B">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商务音视频彩铃（固移）业务适用于中国电信政企客户。客户可就本业务为其企业员工手机开通商务音视频彩铃功能。</w:t>
      </w:r>
    </w:p>
    <w:p w14:paraId="34DAC400">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开通商务音视频彩铃功能的手机设备号需为中国电信上海公司的手机号，并预先开通VoLTE功能。已开通“视频彩铃5G黄金会员包”、“视频彩铃5G白金会员包”、“视频彩铃5G会员体验包”、“视频彩铃内容基础包”、“视频彩铃功能基础包”、“视频彩铃6元包”、“视频彩铃内容基础包本地版”、“</w:t>
      </w:r>
      <w:r>
        <w:rPr>
          <w:rFonts w:ascii="宋体" w:hAnsi="宋体"/>
          <w:color w:val="000000"/>
          <w:sz w:val="18"/>
          <w:szCs w:val="18"/>
        </w:rPr>
        <w:t>视频彩铃（企业版）基础能力包0元/月/户</w:t>
      </w:r>
      <w:r>
        <w:rPr>
          <w:rFonts w:hint="eastAsia" w:ascii="宋体" w:hAnsi="宋体"/>
          <w:color w:val="000000"/>
          <w:sz w:val="18"/>
          <w:szCs w:val="18"/>
        </w:rPr>
        <w:t>”的设备号不能再开通商务音视频彩铃功能。</w:t>
      </w:r>
    </w:p>
    <w:p w14:paraId="35F5E2E8">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订购生效规则：订购当月立即生效，首月执行过渡期资费，订购当月套餐月基本费按日计扣（入网当日到月底），费用四舍五入到分。</w:t>
      </w:r>
    </w:p>
    <w:p w14:paraId="6A289E5C">
      <w:pPr>
        <w:numPr>
          <w:ilvl w:val="0"/>
          <w:numId w:val="9"/>
        </w:numPr>
        <w:spacing w:line="250" w:lineRule="exact"/>
        <w:ind w:left="431" w:hanging="431"/>
        <w:rPr>
          <w:rFonts w:ascii="宋体" w:hAnsi="宋体"/>
          <w:color w:val="000000"/>
          <w:sz w:val="18"/>
          <w:szCs w:val="18"/>
        </w:rPr>
      </w:pPr>
      <w:r>
        <w:rPr>
          <w:rFonts w:ascii="宋体" w:hAnsi="宋体"/>
          <w:color w:val="000000"/>
          <w:sz w:val="18"/>
          <w:szCs w:val="18"/>
        </w:rPr>
        <w:t>退订</w:t>
      </w:r>
      <w:r>
        <w:rPr>
          <w:rFonts w:hint="eastAsia" w:ascii="宋体" w:hAnsi="宋体"/>
          <w:color w:val="000000"/>
          <w:sz w:val="18"/>
          <w:szCs w:val="18"/>
        </w:rPr>
        <w:t>生效规则：退订当月立即生效，当月收取全额费用，次月起不再收取费用。</w:t>
      </w:r>
    </w:p>
    <w:p w14:paraId="7959AF65">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可选包</w:t>
      </w:r>
      <w:r>
        <w:rPr>
          <w:rFonts w:ascii="宋体" w:hAnsi="宋体"/>
          <w:color w:val="000000"/>
          <w:sz w:val="18"/>
          <w:szCs w:val="18"/>
        </w:rPr>
        <w:t>内业务内容限订购可选包的号码使用，</w:t>
      </w:r>
      <w:r>
        <w:rPr>
          <w:rFonts w:hint="eastAsia" w:ascii="宋体" w:hAnsi="宋体"/>
          <w:color w:val="000000"/>
          <w:sz w:val="18"/>
          <w:szCs w:val="18"/>
        </w:rPr>
        <w:t>每个号码限订1个，主副卡不共享，副卡需单独订购。</w:t>
      </w:r>
    </w:p>
    <w:p w14:paraId="45B51220">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商务音视频彩铃（固移）业务付费方式分为企业客户统一付费、员工手机个人付费两种方式。其中企业客户统一付费仅支持后付费客户。</w:t>
      </w:r>
    </w:p>
    <w:p w14:paraId="31F3057E">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由员工手机个人付费的，应当获得员工明确的书面同意，并提交员工书面同意材料。</w:t>
      </w:r>
    </w:p>
    <w:p w14:paraId="02463FA1">
      <w:pPr>
        <w:numPr>
          <w:ilvl w:val="0"/>
          <w:numId w:val="9"/>
        </w:numPr>
        <w:spacing w:line="250" w:lineRule="exact"/>
        <w:ind w:left="431" w:hanging="431"/>
        <w:rPr>
          <w:color w:val="000000"/>
          <w:sz w:val="18"/>
          <w:szCs w:val="18"/>
        </w:rPr>
      </w:pPr>
      <w:r>
        <w:rPr>
          <w:rFonts w:hint="eastAsia" w:ascii="宋体" w:hAnsi="宋体"/>
          <w:color w:val="000000"/>
          <w:sz w:val="18"/>
          <w:szCs w:val="18"/>
        </w:rPr>
        <w:t>已欠费停机的客户付清欠费后方可参加本活动。</w:t>
      </w:r>
    </w:p>
    <w:p w14:paraId="7AE402E5">
      <w:pPr>
        <w:numPr>
          <w:ilvl w:val="0"/>
          <w:numId w:val="9"/>
        </w:numPr>
        <w:spacing w:line="250" w:lineRule="exact"/>
        <w:ind w:left="431" w:hanging="431"/>
        <w:rPr>
          <w:rFonts w:ascii="等线" w:hAnsi="等线"/>
          <w:b/>
          <w:color w:val="000000"/>
          <w:sz w:val="18"/>
          <w:szCs w:val="18"/>
        </w:rPr>
      </w:pPr>
      <w:r>
        <w:rPr>
          <w:rFonts w:hint="eastAsia" w:ascii="宋体" w:hAnsi="宋体"/>
          <w:color w:val="000000"/>
          <w:sz w:val="18"/>
          <w:szCs w:val="18"/>
        </w:rPr>
        <w:t>本活动优惠有效期内，若因客户欠费等属于客户责任的原因，造成客户</w:t>
      </w:r>
      <w:r>
        <w:rPr>
          <w:rFonts w:hint="eastAsia" w:ascii="宋体" w:hAnsi="宋体"/>
          <w:b/>
          <w:color w:val="000000"/>
          <w:sz w:val="18"/>
          <w:szCs w:val="18"/>
        </w:rPr>
        <w:t>参加本活动的移动电话被暂停（停机）或终止提供服务（拆机）而无法使用可选包所含业务的，或因客户原因导致可选包内业务被取消的，中国电信上海公司将不因此而延长可选包的优惠有效期或退还</w:t>
      </w:r>
      <w:r>
        <w:rPr>
          <w:rFonts w:ascii="宋体" w:hAnsi="宋体"/>
          <w:b/>
          <w:color w:val="000000"/>
          <w:sz w:val="18"/>
          <w:szCs w:val="18"/>
        </w:rPr>
        <w:t>/减免可选包的费用。</w:t>
      </w:r>
    </w:p>
    <w:p w14:paraId="0DFEBEC1">
      <w:pPr>
        <w:numPr>
          <w:ilvl w:val="0"/>
          <w:numId w:val="9"/>
        </w:numPr>
        <w:spacing w:line="250" w:lineRule="exact"/>
        <w:ind w:left="431" w:hanging="431"/>
        <w:rPr>
          <w:rFonts w:ascii="宋体" w:hAnsi="宋体"/>
          <w:b/>
          <w:color w:val="000000"/>
          <w:sz w:val="18"/>
          <w:szCs w:val="18"/>
        </w:rPr>
      </w:pPr>
      <w:r>
        <w:rPr>
          <w:rFonts w:hint="eastAsia" w:ascii="宋体" w:hAnsi="宋体"/>
          <w:b/>
          <w:bCs/>
          <w:color w:val="000000"/>
          <w:sz w:val="18"/>
          <w:szCs w:val="18"/>
        </w:rPr>
        <w:t>客户应保证已向其员工明确告知为其开通商务音视频彩铃（固移）业务，并提供员工书面同意的材料。客户提供虚假的书面同意材料用于开通商务音视频彩铃（固移）业务，由此造成其员工投诉、侵犯其员工或第三方合法权益的，客户应当承担相应法律责任。如因此给中国电信上海公司或任何第三方造成损失的，用户应当承担相应的法律责任。</w:t>
      </w:r>
    </w:p>
    <w:p w14:paraId="192F6549">
      <w:pPr>
        <w:numPr>
          <w:ilvl w:val="0"/>
          <w:numId w:val="9"/>
        </w:numPr>
        <w:spacing w:line="250" w:lineRule="exact"/>
        <w:ind w:left="431" w:hanging="431"/>
        <w:rPr>
          <w:rFonts w:ascii="宋体" w:hAnsi="宋体"/>
          <w:b/>
          <w:color w:val="000000"/>
          <w:sz w:val="18"/>
          <w:szCs w:val="18"/>
        </w:rPr>
      </w:pPr>
      <w:r>
        <w:rPr>
          <w:rFonts w:hint="eastAsia" w:ascii="宋体" w:hAnsi="宋体"/>
          <w:b/>
          <w:color w:val="000000"/>
          <w:sz w:val="18"/>
          <w:szCs w:val="18"/>
        </w:rPr>
        <w:t>为开通</w:t>
      </w:r>
      <w:r>
        <w:rPr>
          <w:rFonts w:hint="eastAsia" w:ascii="宋体" w:hAnsi="宋体"/>
          <w:b/>
          <w:bCs/>
          <w:color w:val="000000"/>
          <w:sz w:val="18"/>
          <w:szCs w:val="18"/>
        </w:rPr>
        <w:t>商务音视频彩铃（固移）业务</w:t>
      </w:r>
      <w:r>
        <w:rPr>
          <w:rFonts w:hint="eastAsia" w:ascii="宋体" w:hAnsi="宋体"/>
          <w:b/>
          <w:color w:val="000000"/>
          <w:sz w:val="18"/>
          <w:szCs w:val="18"/>
        </w:rPr>
        <w:t>，客户需委托中国电信上海公司处理相关个人信息，双方同意按照本条约定执行：</w:t>
      </w:r>
    </w:p>
    <w:p w14:paraId="48952220">
      <w:pPr>
        <w:pStyle w:val="15"/>
        <w:spacing w:line="250" w:lineRule="exact"/>
        <w:ind w:left="420" w:firstLine="0" w:firstLineChars="0"/>
        <w:rPr>
          <w:rFonts w:ascii="宋体" w:hAnsi="宋体"/>
          <w:b/>
          <w:color w:val="000000"/>
          <w:sz w:val="18"/>
          <w:szCs w:val="18"/>
        </w:rPr>
      </w:pPr>
      <w:r>
        <w:rPr>
          <w:rFonts w:hint="eastAsia" w:ascii="宋体" w:hAnsi="宋体"/>
          <w:b/>
          <w:color w:val="000000"/>
          <w:sz w:val="18"/>
          <w:szCs w:val="18"/>
        </w:rPr>
        <w:t>（1）客户委托中国电信上海公司处理的个人信息种类包括：姓名、身份证号、设备号码；处理个人信息的期限：与提供服务的期限相同、处理方式：存储、使用。</w:t>
      </w:r>
    </w:p>
    <w:p w14:paraId="6F61575C">
      <w:pPr>
        <w:pStyle w:val="15"/>
        <w:spacing w:line="250" w:lineRule="exact"/>
        <w:ind w:left="420" w:firstLine="0" w:firstLineChars="0"/>
        <w:rPr>
          <w:rFonts w:ascii="宋体" w:hAnsi="宋体"/>
          <w:b/>
          <w:color w:val="000000"/>
          <w:sz w:val="18"/>
          <w:szCs w:val="18"/>
        </w:rPr>
      </w:pPr>
      <w:r>
        <w:rPr>
          <w:rFonts w:hint="eastAsia" w:ascii="宋体" w:hAnsi="宋体"/>
          <w:b/>
          <w:color w:val="000000"/>
          <w:sz w:val="18"/>
          <w:szCs w:val="18"/>
        </w:rPr>
        <w:t>（2）客户保证，其委托中国电信上海公司处理个人信息已经向个人信息主体履行了法定告知义务，并取得了其同意。客户保证，其委托中国电信上海公司处理的个人信息来源合法合规，不存在违反法律法规、监管要求的情况。</w:t>
      </w:r>
    </w:p>
    <w:p w14:paraId="4335335B">
      <w:pPr>
        <w:pStyle w:val="15"/>
        <w:tabs>
          <w:tab w:val="left" w:pos="360"/>
        </w:tabs>
        <w:spacing w:line="250" w:lineRule="exact"/>
        <w:ind w:left="420" w:firstLine="0" w:firstLineChars="0"/>
        <w:rPr>
          <w:rFonts w:ascii="宋体" w:hAnsi="宋体"/>
          <w:b/>
          <w:color w:val="000000"/>
          <w:sz w:val="18"/>
          <w:szCs w:val="18"/>
        </w:rPr>
      </w:pPr>
      <w:r>
        <w:rPr>
          <w:rFonts w:hint="eastAsia" w:ascii="宋体" w:hAnsi="宋体"/>
          <w:b/>
          <w:color w:val="000000"/>
          <w:sz w:val="18"/>
          <w:szCs w:val="18"/>
        </w:rPr>
        <w:t>（3）客户应当严格按照相关法律法规规定，采取措施确保个人信息处理活动符合法律、行政法规的规定，防止未经授权的访问以及个人信息和数据的泄露、篡改、丢失。</w:t>
      </w:r>
    </w:p>
    <w:p w14:paraId="2728504E">
      <w:pPr>
        <w:pStyle w:val="15"/>
        <w:tabs>
          <w:tab w:val="left" w:pos="360"/>
        </w:tabs>
        <w:spacing w:line="250" w:lineRule="exact"/>
        <w:ind w:left="420" w:firstLine="0" w:firstLineChars="0"/>
        <w:rPr>
          <w:rFonts w:ascii="宋体" w:hAnsi="宋体"/>
          <w:b/>
          <w:color w:val="000000"/>
          <w:sz w:val="18"/>
          <w:szCs w:val="18"/>
        </w:rPr>
      </w:pPr>
      <w:r>
        <w:rPr>
          <w:rFonts w:hint="eastAsia" w:ascii="宋体" w:hAnsi="宋体"/>
          <w:b/>
          <w:color w:val="000000"/>
          <w:sz w:val="18"/>
          <w:szCs w:val="18"/>
        </w:rPr>
        <w:t>（4）中国电信上海公司有权对客户提供的个人信息来源合法合规性情况进行检查。对于中国电信上海公司检查发现客户个人信息来源违反法律法规、监管要求，或者就其向中国电信上海公司提供的个人信息未依法向个人履行法定告知义务、未取得个人同意，中国电信上海公司有权要求客户在一定期限内整改。如果客户未按照中国电信上海公司要求整改或整改未达到中国电信上海公司的相关要求，中国电信上海公司有权解除本协议，且不承担赔偿责任；由此给中国电信上海公司造成损失的，客户应当全额赔偿。</w:t>
      </w:r>
    </w:p>
    <w:p w14:paraId="5A5EDD91">
      <w:pPr>
        <w:pStyle w:val="15"/>
        <w:tabs>
          <w:tab w:val="left" w:pos="360"/>
        </w:tabs>
        <w:spacing w:line="250" w:lineRule="exact"/>
        <w:ind w:left="420" w:firstLine="0" w:firstLineChars="0"/>
        <w:rPr>
          <w:rFonts w:ascii="宋体" w:hAnsi="宋体"/>
          <w:b/>
          <w:color w:val="000000"/>
          <w:sz w:val="18"/>
          <w:szCs w:val="18"/>
        </w:rPr>
      </w:pPr>
      <w:r>
        <w:rPr>
          <w:rFonts w:hint="eastAsia" w:ascii="宋体" w:hAnsi="宋体"/>
          <w:b/>
          <w:color w:val="000000"/>
          <w:sz w:val="18"/>
          <w:szCs w:val="18"/>
        </w:rPr>
        <w:t>（5）客户违反本协议和附件中个人信息保护相关条款和相关法律法规、监管要求的，客户应当承担一切民事、行政和刑事责任，如因此给个人信息主体、中国电信上海公司或其他人造成任何损失的，客户应当承担全部责任。</w:t>
      </w:r>
    </w:p>
    <w:p w14:paraId="4CB2DE18">
      <w:pPr>
        <w:pStyle w:val="15"/>
        <w:tabs>
          <w:tab w:val="left" w:pos="360"/>
        </w:tabs>
        <w:spacing w:line="250" w:lineRule="exact"/>
        <w:ind w:firstLine="0" w:firstLineChars="0"/>
        <w:rPr>
          <w:rFonts w:ascii="宋体" w:hAnsi="宋体"/>
          <w:b/>
          <w:color w:val="000000"/>
          <w:sz w:val="18"/>
          <w:szCs w:val="18"/>
        </w:rPr>
      </w:pPr>
      <w:r>
        <w:rPr>
          <w:rFonts w:hint="eastAsia" w:ascii="宋体" w:hAnsi="宋体"/>
          <w:b/>
          <w:color w:val="000000"/>
          <w:sz w:val="18"/>
          <w:szCs w:val="18"/>
        </w:rPr>
        <w:t>12. 本规则是《中国电信股份有限公司上海分公司智云随选-开店宝基础版套餐申请登记表》（“《申请登记表》”）的组成部分，用户在《申请登记表》上盖章即表示认可本规则内容</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6815"/>
      </w:tblGrid>
      <w:tr w14:paraId="342A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707" w:type="dxa"/>
            <w:noWrap w:val="0"/>
            <w:vAlign w:val="center"/>
          </w:tcPr>
          <w:p w14:paraId="39FB70C2">
            <w:pPr>
              <w:spacing w:line="360" w:lineRule="auto"/>
              <w:jc w:val="left"/>
              <w:rPr>
                <w:rFonts w:ascii="等线" w:hAnsi="等线"/>
                <w:color w:val="000000"/>
                <w:sz w:val="18"/>
                <w:szCs w:val="18"/>
              </w:rPr>
            </w:pPr>
            <w:r>
              <w:rPr>
                <w:rFonts w:hint="eastAsia" w:ascii="等线" w:hAnsi="等线" w:cs="宋体"/>
                <w:color w:val="000000"/>
                <w:sz w:val="18"/>
                <w:szCs w:val="18"/>
              </w:rPr>
              <w:t>开通号码清单</w:t>
            </w:r>
          </w:p>
        </w:tc>
        <w:tc>
          <w:tcPr>
            <w:tcW w:w="6815" w:type="dxa"/>
            <w:noWrap w:val="0"/>
            <w:vAlign w:val="top"/>
          </w:tcPr>
          <w:p w14:paraId="03D5E3C8">
            <w:pPr>
              <w:spacing w:line="360" w:lineRule="auto"/>
              <w:rPr>
                <w:rFonts w:ascii="等线" w:hAnsi="等线" w:cs="宋体"/>
                <w:b/>
                <w:color w:val="000000"/>
                <w:sz w:val="18"/>
                <w:szCs w:val="18"/>
              </w:rPr>
            </w:pPr>
          </w:p>
        </w:tc>
      </w:tr>
      <w:tr w14:paraId="7081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6" w:hRule="atLeast"/>
        </w:trPr>
        <w:tc>
          <w:tcPr>
            <w:tcW w:w="1707" w:type="dxa"/>
            <w:noWrap w:val="0"/>
            <w:vAlign w:val="center"/>
          </w:tcPr>
          <w:p w14:paraId="0EAED60E">
            <w:pPr>
              <w:spacing w:line="360" w:lineRule="auto"/>
              <w:jc w:val="left"/>
              <w:rPr>
                <w:rFonts w:ascii="等线" w:hAnsi="等线"/>
                <w:color w:val="000000"/>
                <w:sz w:val="18"/>
                <w:szCs w:val="18"/>
              </w:rPr>
            </w:pPr>
            <w:r>
              <w:rPr>
                <w:rFonts w:ascii="等线" w:hAnsi="等线" w:cs="宋体"/>
                <w:color w:val="000000"/>
                <w:sz w:val="18"/>
                <w:szCs w:val="18"/>
              </w:rPr>
              <w:t>视频彩铃</w:t>
            </w:r>
            <w:r>
              <w:rPr>
                <w:rFonts w:hint="eastAsia" w:ascii="等线" w:hAnsi="等线" w:cs="宋体"/>
                <w:color w:val="000000"/>
                <w:sz w:val="18"/>
                <w:szCs w:val="18"/>
              </w:rPr>
              <w:t>内容</w:t>
            </w:r>
          </w:p>
        </w:tc>
        <w:tc>
          <w:tcPr>
            <w:tcW w:w="6815" w:type="dxa"/>
            <w:noWrap w:val="0"/>
            <w:vAlign w:val="top"/>
          </w:tcPr>
          <w:p w14:paraId="5589A6E3">
            <w:pPr>
              <w:rPr>
                <w:rFonts w:ascii="等线" w:hAnsi="等线" w:cs="宋体"/>
                <w:b/>
                <w:bCs/>
                <w:color w:val="000000"/>
                <w:sz w:val="18"/>
                <w:szCs w:val="18"/>
              </w:rPr>
            </w:pPr>
            <w:r>
              <w:rPr>
                <w:rFonts w:hint="eastAsia" w:ascii="等线" w:hAnsi="等线" w:cs="宋体"/>
                <w:b/>
                <w:bCs/>
                <w:color w:val="000000"/>
                <w:sz w:val="18"/>
                <w:szCs w:val="18"/>
              </w:rPr>
              <w:sym w:font="Wingdings 2" w:char="00A3"/>
            </w:r>
            <w:r>
              <w:rPr>
                <w:rFonts w:ascii="等线" w:hAnsi="等线" w:cs="宋体"/>
                <w:b/>
                <w:bCs/>
                <w:color w:val="000000"/>
                <w:sz w:val="18"/>
                <w:szCs w:val="18"/>
              </w:rPr>
              <w:t xml:space="preserve"> 视频制作</w:t>
            </w:r>
          </w:p>
          <w:p w14:paraId="0D642191">
            <w:pPr>
              <w:rPr>
                <w:rFonts w:ascii="等线" w:hAnsi="等线" w:cs="宋体"/>
                <w:b/>
                <w:bCs/>
                <w:color w:val="000000"/>
                <w:sz w:val="18"/>
                <w:szCs w:val="18"/>
              </w:rPr>
            </w:pPr>
            <w:r>
              <w:rPr>
                <w:rFonts w:hint="eastAsia" w:ascii="等线" w:hAnsi="等线" w:cs="宋体"/>
                <w:b/>
                <w:bCs/>
                <w:color w:val="000000"/>
                <w:sz w:val="18"/>
                <w:szCs w:val="18"/>
              </w:rPr>
              <w:sym w:font="Wingdings 2" w:char="00A3"/>
            </w:r>
            <w:r>
              <w:rPr>
                <w:rFonts w:hint="eastAsia" w:ascii="等线" w:hAnsi="等线" w:cs="宋体"/>
                <w:b/>
                <w:bCs/>
                <w:color w:val="000000"/>
                <w:sz w:val="18"/>
                <w:szCs w:val="18"/>
              </w:rPr>
              <w:t xml:space="preserve"> </w:t>
            </w:r>
            <w:r>
              <w:rPr>
                <w:rFonts w:ascii="等线" w:hAnsi="等线" w:cs="宋体"/>
                <w:b/>
                <w:bCs/>
                <w:color w:val="000000"/>
                <w:sz w:val="18"/>
                <w:szCs w:val="18"/>
              </w:rPr>
              <w:t>用户自制</w:t>
            </w:r>
          </w:p>
          <w:p w14:paraId="0893D442">
            <w:pPr>
              <w:spacing w:line="240" w:lineRule="exact"/>
              <w:ind w:firstLine="180" w:firstLineChars="100"/>
              <w:rPr>
                <w:rFonts w:ascii="等线" w:hAnsi="等线" w:cs="宋体"/>
                <w:color w:val="000000"/>
                <w:sz w:val="18"/>
                <w:szCs w:val="18"/>
              </w:rPr>
            </w:pPr>
            <w:r>
              <w:rPr>
                <w:rFonts w:hint="eastAsia" w:ascii="等线" w:hAnsi="等线" w:cs="宋体"/>
                <w:color w:val="000000"/>
                <w:sz w:val="18"/>
                <w:szCs w:val="18"/>
              </w:rPr>
              <w:t>视频彩铃格式要求：（1）文件格式MP4，文件大小50M以内</w:t>
            </w:r>
          </w:p>
          <w:p w14:paraId="67D22F17">
            <w:pPr>
              <w:spacing w:line="240" w:lineRule="exact"/>
              <w:ind w:firstLine="1818" w:firstLineChars="1010"/>
              <w:rPr>
                <w:rFonts w:ascii="等线" w:hAnsi="等线" w:cs="宋体"/>
                <w:color w:val="000000"/>
                <w:sz w:val="18"/>
                <w:szCs w:val="18"/>
              </w:rPr>
            </w:pPr>
            <w:r>
              <w:rPr>
                <w:rFonts w:hint="eastAsia" w:ascii="等线" w:hAnsi="等线" w:cs="宋体"/>
                <w:color w:val="000000"/>
                <w:sz w:val="18"/>
                <w:szCs w:val="18"/>
              </w:rPr>
              <w:t>（2）视频时长40秒内</w:t>
            </w:r>
          </w:p>
          <w:p w14:paraId="4454A414">
            <w:pPr>
              <w:spacing w:line="240" w:lineRule="exact"/>
              <w:ind w:firstLine="1818" w:firstLineChars="1010"/>
              <w:rPr>
                <w:rFonts w:ascii="等线" w:hAnsi="等线" w:cs="宋体"/>
                <w:color w:val="000000"/>
                <w:sz w:val="18"/>
                <w:szCs w:val="18"/>
              </w:rPr>
            </w:pPr>
            <w:r>
              <w:rPr>
                <w:rFonts w:hint="eastAsia" w:ascii="等线" w:hAnsi="等线" w:cs="宋体"/>
                <w:color w:val="000000"/>
                <w:sz w:val="18"/>
                <w:szCs w:val="18"/>
              </w:rPr>
              <w:t>（3）推荐竖屏视频：9:16，分辨率540*720</w:t>
            </w:r>
          </w:p>
        </w:tc>
      </w:tr>
      <w:tr w14:paraId="18C8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1707" w:type="dxa"/>
            <w:noWrap w:val="0"/>
            <w:vAlign w:val="center"/>
          </w:tcPr>
          <w:p w14:paraId="307862E8">
            <w:pPr>
              <w:spacing w:line="360" w:lineRule="auto"/>
              <w:jc w:val="center"/>
              <w:rPr>
                <w:rFonts w:ascii="等线" w:hAnsi="等线" w:cs="宋体"/>
                <w:color w:val="000000"/>
                <w:sz w:val="18"/>
                <w:szCs w:val="18"/>
              </w:rPr>
            </w:pPr>
            <w:r>
              <w:rPr>
                <w:rFonts w:ascii="等线" w:hAnsi="等线" w:cs="宋体"/>
                <w:color w:val="000000"/>
                <w:sz w:val="18"/>
                <w:szCs w:val="18"/>
              </w:rPr>
              <w:t>备注</w:t>
            </w:r>
          </w:p>
        </w:tc>
        <w:tc>
          <w:tcPr>
            <w:tcW w:w="6815" w:type="dxa"/>
            <w:noWrap w:val="0"/>
            <w:vAlign w:val="top"/>
          </w:tcPr>
          <w:p w14:paraId="02486B0A">
            <w:pPr>
              <w:pStyle w:val="15"/>
              <w:numPr>
                <w:ilvl w:val="0"/>
                <w:numId w:val="0"/>
              </w:numPr>
              <w:jc w:val="left"/>
              <w:outlineLvl w:val="1"/>
              <w:rPr>
                <w:rFonts w:ascii="宋体" w:hAnsi="宋体" w:cs="宋体"/>
                <w:color w:val="000000"/>
                <w:sz w:val="18"/>
                <w:szCs w:val="18"/>
              </w:rPr>
            </w:pPr>
            <w:r>
              <w:rPr>
                <w:rFonts w:hint="eastAsia" w:ascii="等线" w:hAnsi="等线" w:cs="宋体"/>
                <w:bCs/>
                <w:color w:val="000000"/>
                <w:sz w:val="18"/>
                <w:szCs w:val="18"/>
              </w:rPr>
              <w:sym w:font="Wingdings 2" w:char="00A3"/>
            </w:r>
            <w:r>
              <w:rPr>
                <w:rFonts w:ascii="等线" w:hAnsi="等线" w:cs="宋体"/>
                <w:bCs/>
                <w:color w:val="000000"/>
                <w:sz w:val="18"/>
                <w:szCs w:val="18"/>
              </w:rPr>
              <w:t xml:space="preserve"> </w:t>
            </w:r>
            <w:r>
              <w:rPr>
                <w:rFonts w:hint="eastAsia" w:cs="宋体"/>
                <w:color w:val="000000"/>
                <w:sz w:val="18"/>
                <w:szCs w:val="18"/>
              </w:rPr>
              <w:t>统付客户分账序号：</w:t>
            </w:r>
            <w:r>
              <w:rPr>
                <w:rFonts w:hint="eastAsia" w:ascii="宋体" w:hAnsi="宋体" w:cs="宋体"/>
                <w:color w:val="000000"/>
                <w:sz w:val="18"/>
                <w:szCs w:val="18"/>
              </w:rPr>
              <w:t xml:space="preserve"> </w:t>
            </w:r>
          </w:p>
          <w:p w14:paraId="11403E49">
            <w:pPr>
              <w:pStyle w:val="15"/>
              <w:numPr>
                <w:ilvl w:val="0"/>
                <w:numId w:val="0"/>
              </w:numPr>
              <w:jc w:val="left"/>
              <w:outlineLvl w:val="1"/>
              <w:rPr>
                <w:rFonts w:ascii="等线" w:hAnsi="等线" w:cs="宋体"/>
                <w:color w:val="000000"/>
                <w:sz w:val="18"/>
                <w:szCs w:val="18"/>
              </w:rPr>
            </w:pPr>
            <w:r>
              <w:rPr>
                <w:rFonts w:hint="eastAsia" w:ascii="等线" w:hAnsi="等线" w:cs="宋体"/>
                <w:bCs/>
                <w:color w:val="000000"/>
                <w:sz w:val="18"/>
                <w:szCs w:val="18"/>
              </w:rPr>
              <w:sym w:font="Wingdings 2" w:char="00A3"/>
            </w:r>
            <w:r>
              <w:rPr>
                <w:rFonts w:ascii="等线" w:hAnsi="等线" w:cs="宋体"/>
                <w:bCs/>
                <w:color w:val="000000"/>
                <w:sz w:val="18"/>
                <w:szCs w:val="18"/>
              </w:rPr>
              <w:t xml:space="preserve"> </w:t>
            </w:r>
            <w:r>
              <w:rPr>
                <w:rFonts w:hint="eastAsia" w:ascii="等线" w:hAnsi="等线" w:cs="宋体"/>
                <w:bCs/>
                <w:color w:val="000000"/>
                <w:sz w:val="18"/>
                <w:szCs w:val="18"/>
              </w:rPr>
              <w:t>新建分账序号</w:t>
            </w:r>
            <w:r>
              <w:rPr>
                <w:rFonts w:hint="eastAsia" w:ascii="宋体" w:hAnsi="宋体" w:cs="宋体"/>
                <w:color w:val="000000"/>
                <w:sz w:val="18"/>
                <w:szCs w:val="18"/>
              </w:rPr>
              <w:t>：</w:t>
            </w:r>
          </w:p>
        </w:tc>
      </w:tr>
    </w:tbl>
    <w:p w14:paraId="002FABB1">
      <w:pPr>
        <w:widowControl/>
        <w:jc w:val="left"/>
        <w:rPr>
          <w:rFonts w:ascii="等线" w:hAnsi="等线"/>
          <w:color w:val="000000"/>
          <w:sz w:val="18"/>
          <w:szCs w:val="18"/>
        </w:rPr>
      </w:pPr>
      <w:r>
        <w:rPr>
          <w:rFonts w:hint="eastAsia" w:ascii="等线" w:hAnsi="等线"/>
          <w:color w:val="000000"/>
          <w:sz w:val="18"/>
          <w:szCs w:val="18"/>
        </w:rPr>
        <w:t>注：如需办理大量号码，请附上附件</w:t>
      </w:r>
    </w:p>
    <w:p w14:paraId="3E494C25">
      <w:pPr>
        <w:widowControl/>
        <w:spacing w:line="276" w:lineRule="auto"/>
        <w:jc w:val="center"/>
        <w:rPr>
          <w:rFonts w:hint="eastAsia" w:ascii="宋体" w:hAnsi="宋体"/>
          <w:bCs/>
          <w:color w:val="000000"/>
          <w:szCs w:val="21"/>
        </w:rPr>
      </w:pPr>
    </w:p>
    <w:p w14:paraId="0AA951E9">
      <w:pPr>
        <w:widowControl/>
        <w:spacing w:line="276" w:lineRule="auto"/>
        <w:jc w:val="center"/>
        <w:rPr>
          <w:rFonts w:hint="eastAsia" w:ascii="宋体" w:hAnsi="宋体"/>
          <w:bCs/>
          <w:color w:val="000000"/>
          <w:szCs w:val="21"/>
        </w:rPr>
      </w:pPr>
    </w:p>
    <w:p w14:paraId="543F34D2">
      <w:pPr>
        <w:widowControl/>
        <w:spacing w:line="276" w:lineRule="auto"/>
        <w:jc w:val="center"/>
        <w:rPr>
          <w:rFonts w:hint="eastAsia" w:ascii="宋体" w:hAnsi="宋体"/>
          <w:bCs/>
          <w:color w:val="000000"/>
          <w:szCs w:val="21"/>
        </w:rPr>
      </w:pPr>
    </w:p>
    <w:p w14:paraId="54CD33FA">
      <w:pPr>
        <w:widowControl/>
        <w:spacing w:line="276" w:lineRule="auto"/>
        <w:jc w:val="center"/>
        <w:rPr>
          <w:rFonts w:ascii="宋体" w:hAnsi="宋体"/>
          <w:bCs/>
          <w:color w:val="000000"/>
          <w:szCs w:val="21"/>
        </w:rPr>
      </w:pPr>
      <w:bookmarkStart w:id="17" w:name="_GoBack"/>
      <w:bookmarkEnd w:id="17"/>
      <w:r>
        <w:rPr>
          <w:rFonts w:hint="eastAsia" w:ascii="宋体" w:hAnsi="宋体"/>
          <w:bCs/>
          <w:color w:val="000000"/>
          <w:szCs w:val="21"/>
        </w:rPr>
        <w:t>中国电信股份有限公司上海分公司</w:t>
      </w:r>
    </w:p>
    <w:p w14:paraId="040735C7">
      <w:pPr>
        <w:widowControl/>
        <w:spacing w:line="276" w:lineRule="auto"/>
        <w:jc w:val="center"/>
        <w:rPr>
          <w:rFonts w:ascii="宋体" w:hAnsi="宋体"/>
          <w:bCs/>
          <w:color w:val="000000"/>
          <w:szCs w:val="21"/>
        </w:rPr>
      </w:pPr>
      <w:r>
        <w:rPr>
          <w:rFonts w:hint="eastAsia" w:ascii="宋体" w:hAnsi="宋体"/>
          <w:bCs/>
          <w:color w:val="000000"/>
          <w:szCs w:val="21"/>
        </w:rPr>
        <w:t>天翼云图AI智能海报权益包营销规则</w:t>
      </w:r>
    </w:p>
    <w:p w14:paraId="67E057F1">
      <w:pPr>
        <w:widowControl/>
        <w:spacing w:line="276" w:lineRule="auto"/>
        <w:jc w:val="left"/>
        <w:rPr>
          <w:rFonts w:ascii="宋体" w:hAnsi="宋体"/>
          <w:bCs/>
          <w:color w:val="000000"/>
          <w:sz w:val="18"/>
          <w:szCs w:val="18"/>
        </w:rPr>
      </w:pPr>
      <w:r>
        <w:rPr>
          <w:rFonts w:hint="eastAsia" w:ascii="宋体" w:hAnsi="宋体"/>
          <w:bCs/>
          <w:color w:val="000000"/>
          <w:sz w:val="18"/>
          <w:szCs w:val="18"/>
        </w:rPr>
        <w:t>客户特别关注：</w:t>
      </w:r>
    </w:p>
    <w:p w14:paraId="6FB051F2">
      <w:pPr>
        <w:widowControl/>
        <w:spacing w:line="276" w:lineRule="auto"/>
        <w:jc w:val="left"/>
        <w:rPr>
          <w:rFonts w:ascii="宋体" w:hAnsi="宋体"/>
          <w:bCs/>
          <w:color w:val="000000"/>
          <w:sz w:val="18"/>
          <w:szCs w:val="18"/>
        </w:rPr>
      </w:pPr>
      <w:r>
        <w:rPr>
          <w:rFonts w:hint="eastAsia" w:ascii="宋体" w:hAnsi="宋体"/>
          <w:bCs/>
          <w:color w:val="000000"/>
          <w:sz w:val="18"/>
          <w:szCs w:val="18"/>
        </w:rPr>
        <w:t>(一)</w:t>
      </w:r>
      <w:r>
        <w:rPr>
          <w:rFonts w:hint="eastAsia" w:ascii="宋体" w:hAnsi="宋体"/>
          <w:bCs/>
          <w:color w:val="000000"/>
          <w:sz w:val="18"/>
          <w:szCs w:val="18"/>
        </w:rPr>
        <w:tab/>
      </w:r>
      <w:r>
        <w:rPr>
          <w:rFonts w:hint="eastAsia" w:ascii="宋体" w:hAnsi="宋体"/>
          <w:bCs/>
          <w:color w:val="000000"/>
          <w:sz w:val="18"/>
          <w:szCs w:val="18"/>
        </w:rPr>
        <w:t>天翼云图AI智能海报有效期为1个月，按月自动延续。开通首月的费用按实际使用天数折算收取。</w:t>
      </w:r>
    </w:p>
    <w:p w14:paraId="321BEB46">
      <w:pPr>
        <w:widowControl/>
        <w:spacing w:line="276" w:lineRule="auto"/>
        <w:jc w:val="left"/>
        <w:rPr>
          <w:rFonts w:ascii="宋体" w:hAnsi="宋体"/>
          <w:bCs/>
          <w:color w:val="000000"/>
          <w:sz w:val="18"/>
          <w:szCs w:val="18"/>
        </w:rPr>
      </w:pPr>
      <w:r>
        <w:rPr>
          <w:rFonts w:hint="eastAsia" w:ascii="宋体" w:hAnsi="宋体"/>
          <w:bCs/>
          <w:color w:val="000000"/>
          <w:sz w:val="18"/>
          <w:szCs w:val="18"/>
        </w:rPr>
        <w:t>(二)</w:t>
      </w:r>
      <w:r>
        <w:rPr>
          <w:rFonts w:hint="eastAsia" w:ascii="宋体" w:hAnsi="宋体"/>
          <w:bCs/>
          <w:color w:val="000000"/>
          <w:sz w:val="18"/>
          <w:szCs w:val="18"/>
        </w:rPr>
        <w:tab/>
      </w:r>
      <w:r>
        <w:rPr>
          <w:rFonts w:hint="eastAsia" w:ascii="宋体" w:hAnsi="宋体"/>
          <w:bCs/>
          <w:color w:val="000000"/>
          <w:sz w:val="18"/>
          <w:szCs w:val="18"/>
        </w:rPr>
        <w:t>本规则协议期满后，为保障客户使用的连续性，在客户未办理业务注销（拆机）手续前，且客户未欠费的情况下，中国电信上海公司不得擅自终止向用户提供服务，双方按以下约定办理：</w:t>
      </w:r>
    </w:p>
    <w:p w14:paraId="11905E9B">
      <w:pPr>
        <w:widowControl/>
        <w:spacing w:line="276" w:lineRule="auto"/>
        <w:jc w:val="left"/>
        <w:rPr>
          <w:rFonts w:ascii="宋体" w:hAnsi="宋体"/>
          <w:bCs/>
          <w:color w:val="000000"/>
          <w:sz w:val="18"/>
          <w:szCs w:val="18"/>
        </w:rPr>
      </w:pPr>
      <w:r>
        <w:rPr>
          <w:rFonts w:hint="eastAsia" w:ascii="宋体" w:hAnsi="宋体"/>
          <w:bCs/>
          <w:color w:val="000000"/>
          <w:sz w:val="18"/>
          <w:szCs w:val="18"/>
        </w:rPr>
        <w:t>a)</w:t>
      </w:r>
      <w:r>
        <w:rPr>
          <w:rFonts w:hint="eastAsia" w:ascii="宋体" w:hAnsi="宋体"/>
          <w:bCs/>
          <w:color w:val="000000"/>
          <w:sz w:val="18"/>
          <w:szCs w:val="18"/>
        </w:rPr>
        <w:tab/>
      </w:r>
      <w:r>
        <w:rPr>
          <w:rFonts w:hint="eastAsia" w:ascii="宋体" w:hAnsi="宋体"/>
          <w:bCs/>
          <w:color w:val="000000"/>
          <w:sz w:val="18"/>
          <w:szCs w:val="18"/>
        </w:rPr>
        <w:t>本规则到期前30日内，若客户不作业务的变更，自动续订；</w:t>
      </w:r>
    </w:p>
    <w:p w14:paraId="13508854">
      <w:pPr>
        <w:widowControl/>
        <w:spacing w:line="276" w:lineRule="auto"/>
        <w:jc w:val="left"/>
        <w:rPr>
          <w:rFonts w:ascii="宋体" w:hAnsi="宋体"/>
          <w:bCs/>
          <w:color w:val="000000"/>
          <w:sz w:val="18"/>
          <w:szCs w:val="18"/>
        </w:rPr>
      </w:pPr>
      <w:r>
        <w:rPr>
          <w:rFonts w:hint="eastAsia" w:ascii="宋体" w:hAnsi="宋体"/>
          <w:bCs/>
          <w:color w:val="000000"/>
          <w:sz w:val="18"/>
          <w:szCs w:val="18"/>
        </w:rPr>
        <w:t>b)</w:t>
      </w:r>
      <w:r>
        <w:rPr>
          <w:rFonts w:hint="eastAsia" w:ascii="宋体" w:hAnsi="宋体"/>
          <w:bCs/>
          <w:color w:val="000000"/>
          <w:sz w:val="18"/>
          <w:szCs w:val="18"/>
        </w:rPr>
        <w:tab/>
      </w:r>
      <w:r>
        <w:rPr>
          <w:rFonts w:hint="eastAsia" w:ascii="宋体" w:hAnsi="宋体"/>
          <w:bCs/>
          <w:color w:val="000000"/>
          <w:sz w:val="18"/>
          <w:szCs w:val="18"/>
        </w:rPr>
        <w:t>若中国电信上海公司不能向用户提供原资费业务，有义务提前一个月通知客户，重新签订新的规则。</w:t>
      </w:r>
    </w:p>
    <w:p w14:paraId="0DBFE4DC">
      <w:pPr>
        <w:widowControl/>
        <w:spacing w:line="276" w:lineRule="auto"/>
        <w:jc w:val="left"/>
        <w:rPr>
          <w:rFonts w:ascii="宋体" w:hAnsi="宋体"/>
          <w:bCs/>
          <w:color w:val="000000"/>
          <w:sz w:val="18"/>
          <w:szCs w:val="18"/>
        </w:rPr>
      </w:pPr>
      <w:r>
        <w:rPr>
          <w:rFonts w:hint="eastAsia" w:ascii="宋体" w:hAnsi="宋体"/>
          <w:bCs/>
          <w:color w:val="000000"/>
          <w:sz w:val="18"/>
          <w:szCs w:val="18"/>
        </w:rPr>
        <w:t>(三)</w:t>
      </w:r>
      <w:r>
        <w:rPr>
          <w:rFonts w:hint="eastAsia" w:ascii="宋体" w:hAnsi="宋体"/>
          <w:bCs/>
          <w:color w:val="000000"/>
          <w:sz w:val="18"/>
          <w:szCs w:val="18"/>
        </w:rPr>
        <w:tab/>
      </w:r>
      <w:r>
        <w:rPr>
          <w:rFonts w:hint="eastAsia" w:ascii="宋体" w:hAnsi="宋体"/>
          <w:bCs/>
          <w:color w:val="000000"/>
          <w:sz w:val="18"/>
          <w:szCs w:val="18"/>
        </w:rPr>
        <w:t>本营销规则约定的业务协议期期满后，客户可以办理相关产品退订手续。退订于办理后的次月生效。</w:t>
      </w:r>
    </w:p>
    <w:p w14:paraId="1ED9C300">
      <w:pPr>
        <w:widowControl/>
        <w:spacing w:line="276" w:lineRule="auto"/>
        <w:jc w:val="left"/>
        <w:rPr>
          <w:rFonts w:ascii="宋体" w:hAnsi="宋体"/>
          <w:bCs/>
          <w:color w:val="000000"/>
          <w:sz w:val="18"/>
          <w:szCs w:val="18"/>
        </w:rPr>
      </w:pPr>
      <w:r>
        <w:rPr>
          <w:rFonts w:hint="eastAsia" w:ascii="宋体" w:hAnsi="宋体"/>
          <w:bCs/>
          <w:color w:val="000000"/>
          <w:sz w:val="18"/>
          <w:szCs w:val="18"/>
        </w:rPr>
        <w:t>(四)</w:t>
      </w:r>
      <w:r>
        <w:rPr>
          <w:rFonts w:hint="eastAsia" w:ascii="宋体" w:hAnsi="宋体"/>
          <w:bCs/>
          <w:color w:val="000000"/>
          <w:sz w:val="18"/>
          <w:szCs w:val="18"/>
        </w:rPr>
        <w:tab/>
      </w:r>
      <w:r>
        <w:rPr>
          <w:rFonts w:hint="eastAsia" w:ascii="宋体" w:hAnsi="宋体"/>
          <w:bCs/>
          <w:color w:val="000000"/>
          <w:sz w:val="18"/>
          <w:szCs w:val="18"/>
        </w:rPr>
        <w:t>有历史欠费的客户不得参加本次套餐活动,付清欠费后方可参加。</w:t>
      </w:r>
    </w:p>
    <w:p w14:paraId="1C2FE319">
      <w:pPr>
        <w:widowControl/>
        <w:spacing w:line="276" w:lineRule="auto"/>
        <w:jc w:val="left"/>
        <w:rPr>
          <w:rFonts w:ascii="宋体" w:hAnsi="宋体"/>
          <w:bCs/>
          <w:color w:val="000000"/>
          <w:sz w:val="18"/>
          <w:szCs w:val="18"/>
        </w:rPr>
      </w:pPr>
      <w:r>
        <w:rPr>
          <w:rFonts w:hint="eastAsia" w:ascii="宋体" w:hAnsi="宋体"/>
          <w:bCs/>
          <w:color w:val="000000"/>
          <w:sz w:val="18"/>
          <w:szCs w:val="18"/>
        </w:rPr>
        <w:t>(五)</w:t>
      </w:r>
      <w:r>
        <w:rPr>
          <w:rFonts w:hint="eastAsia" w:ascii="宋体" w:hAnsi="宋体"/>
          <w:bCs/>
          <w:color w:val="000000"/>
          <w:sz w:val="18"/>
          <w:szCs w:val="18"/>
        </w:rPr>
        <w:tab/>
      </w:r>
      <w:r>
        <w:rPr>
          <w:rFonts w:hint="eastAsia" w:ascii="宋体" w:hAnsi="宋体"/>
          <w:bCs/>
          <w:color w:val="000000"/>
          <w:sz w:val="18"/>
          <w:szCs w:val="18"/>
        </w:rPr>
        <w:t>如客户为加载天翼云图AI智能海报的移动业务号码办理业务注销（拆机）、过户、停机保号、变更属性等业务的，视为客户主动取消天翼云图AI智能海报，退出本营销活动；如客户为加载天翼云图AI智能海报的移动号码办理套餐续约变更等业务，仍可正常参加本营销活动。</w:t>
      </w:r>
    </w:p>
    <w:p w14:paraId="328506CE">
      <w:pPr>
        <w:widowControl/>
        <w:spacing w:line="276" w:lineRule="auto"/>
        <w:jc w:val="left"/>
        <w:rPr>
          <w:rFonts w:ascii="宋体" w:hAnsi="宋体"/>
          <w:bCs/>
          <w:color w:val="000000"/>
          <w:sz w:val="18"/>
          <w:szCs w:val="18"/>
        </w:rPr>
      </w:pPr>
      <w:r>
        <w:rPr>
          <w:rFonts w:hint="eastAsia" w:ascii="宋体" w:hAnsi="宋体"/>
          <w:bCs/>
          <w:color w:val="000000"/>
          <w:sz w:val="18"/>
          <w:szCs w:val="18"/>
        </w:rPr>
        <w:t>(六)</w:t>
      </w:r>
      <w:r>
        <w:rPr>
          <w:rFonts w:hint="eastAsia" w:ascii="宋体" w:hAnsi="宋体"/>
          <w:bCs/>
          <w:color w:val="000000"/>
          <w:sz w:val="18"/>
          <w:szCs w:val="18"/>
        </w:rPr>
        <w:tab/>
      </w:r>
      <w:r>
        <w:rPr>
          <w:rFonts w:hint="eastAsia" w:ascii="宋体" w:hAnsi="宋体"/>
          <w:bCs/>
          <w:color w:val="000000"/>
          <w:sz w:val="18"/>
          <w:szCs w:val="18"/>
        </w:rPr>
        <w:t>本规则有效期内，若因客户欠费等属于客户责任的原因全部或部分被停机（暂停提供服务）的，停机期间，中国电信上海公司将继续按月出帐，收取业务产品资费（年付方式的，停机期间仍将计入年付费用的使用月份中）；停机之日起满60日，客户仍未缴费或导致停机的原因未消除的，中国电信上海公司有权拆机，本规则终止。</w:t>
      </w:r>
    </w:p>
    <w:p w14:paraId="41E8AA8F">
      <w:pPr>
        <w:widowControl/>
        <w:spacing w:line="276" w:lineRule="auto"/>
        <w:jc w:val="left"/>
        <w:rPr>
          <w:rFonts w:ascii="宋体" w:hAnsi="宋体"/>
          <w:bCs/>
          <w:color w:val="000000"/>
          <w:sz w:val="18"/>
          <w:szCs w:val="18"/>
        </w:rPr>
      </w:pPr>
      <w:r>
        <w:rPr>
          <w:rFonts w:hint="eastAsia" w:ascii="宋体" w:hAnsi="宋体"/>
          <w:bCs/>
          <w:color w:val="000000"/>
          <w:sz w:val="18"/>
          <w:szCs w:val="18"/>
        </w:rPr>
        <w:t>(七)</w:t>
      </w:r>
      <w:r>
        <w:rPr>
          <w:rFonts w:hint="eastAsia" w:ascii="宋体" w:hAnsi="宋体"/>
          <w:bCs/>
          <w:color w:val="000000"/>
          <w:sz w:val="18"/>
          <w:szCs w:val="18"/>
        </w:rPr>
        <w:tab/>
      </w:r>
      <w:r>
        <w:rPr>
          <w:rFonts w:hint="eastAsia" w:ascii="宋体" w:hAnsi="宋体"/>
          <w:bCs/>
          <w:color w:val="000000"/>
          <w:sz w:val="18"/>
          <w:szCs w:val="18"/>
        </w:rPr>
        <w:t>业务使用期间，客户应按照国家法律、法规的规定及本规则约定使用天翼云图AI智能海报，在使用业务过程中不得从事损害中国电信及他人合法权益的活动，不得将天翼云图AI智能海报用于电信业务的经营性活动（无论是否盈利），未经中国电信上海公司书面同意，不得将天翼云图AI智能海报以任何方式提供给第三方使用、也不得用于本规则约定用途以外的其他用途。一经发现，中国电信上海公司有权立即终止提供所有服务，本规则终止。</w:t>
      </w:r>
    </w:p>
    <w:p w14:paraId="013216DA">
      <w:pPr>
        <w:widowControl/>
        <w:spacing w:line="276" w:lineRule="auto"/>
        <w:jc w:val="left"/>
        <w:rPr>
          <w:rFonts w:ascii="宋体" w:hAnsi="宋体"/>
          <w:bCs/>
          <w:color w:val="000000"/>
          <w:sz w:val="18"/>
          <w:szCs w:val="18"/>
        </w:rPr>
      </w:pPr>
      <w:r>
        <w:rPr>
          <w:rFonts w:hint="eastAsia" w:ascii="宋体" w:hAnsi="宋体"/>
          <w:bCs/>
          <w:color w:val="000000"/>
          <w:sz w:val="18"/>
          <w:szCs w:val="18"/>
        </w:rPr>
        <w:t>(八)</w:t>
      </w:r>
      <w:r>
        <w:rPr>
          <w:rFonts w:hint="eastAsia" w:ascii="宋体" w:hAnsi="宋体"/>
          <w:bCs/>
          <w:color w:val="000000"/>
          <w:sz w:val="18"/>
          <w:szCs w:val="18"/>
        </w:rPr>
        <w:tab/>
      </w:r>
      <w:r>
        <w:rPr>
          <w:rFonts w:hint="eastAsia" w:ascii="宋体" w:hAnsi="宋体"/>
          <w:bCs/>
          <w:color w:val="000000"/>
          <w:sz w:val="18"/>
          <w:szCs w:val="18"/>
        </w:rPr>
        <w:t>本规则作为《中国电信股份有限公司上海分公司业务服务协议》的补充协议，上述协议与本规则条款相冲突的，以本规则条款为准。《中国电信股份有限公司上海分公司“天翼云图”业务受理表》（“《业务受理表》”）、《网络及信息安全承诺书》为本规则的组成部分，以客户签署的《业务受理表》作为客户确认业务需求、签署本规则及《中国电信股份有限公司上海分公司业务服务协议》和《网络及信息安全承诺书》的证明。</w:t>
      </w:r>
    </w:p>
    <w:p w14:paraId="57E28851">
      <w:pPr>
        <w:widowControl/>
        <w:spacing w:line="276" w:lineRule="auto"/>
        <w:jc w:val="left"/>
        <w:rPr>
          <w:rFonts w:ascii="宋体" w:hAnsi="宋体"/>
          <w:bCs/>
          <w:color w:val="000000"/>
          <w:sz w:val="18"/>
          <w:szCs w:val="18"/>
        </w:rPr>
      </w:pPr>
      <w:r>
        <w:rPr>
          <w:rFonts w:hint="eastAsia" w:ascii="宋体" w:hAnsi="宋体"/>
          <w:bCs/>
          <w:color w:val="000000"/>
          <w:sz w:val="18"/>
          <w:szCs w:val="18"/>
        </w:rPr>
        <w:t>(九)</w:t>
      </w:r>
      <w:r>
        <w:rPr>
          <w:rFonts w:hint="eastAsia" w:ascii="宋体" w:hAnsi="宋体"/>
          <w:bCs/>
          <w:color w:val="000000"/>
          <w:sz w:val="18"/>
          <w:szCs w:val="18"/>
        </w:rPr>
        <w:tab/>
      </w:r>
      <w:r>
        <w:rPr>
          <w:rFonts w:hint="eastAsia" w:ascii="宋体" w:hAnsi="宋体"/>
          <w:bCs/>
          <w:color w:val="000000"/>
          <w:sz w:val="18"/>
          <w:szCs w:val="18"/>
        </w:rPr>
        <w:t>咨询投诉：中国电信股份有限公司上海分公司政企客户服务热线：10000*9。</w:t>
      </w:r>
    </w:p>
    <w:p w14:paraId="0829F9CC">
      <w:pPr>
        <w:widowControl/>
        <w:spacing w:line="276" w:lineRule="auto"/>
        <w:jc w:val="left"/>
        <w:rPr>
          <w:rFonts w:ascii="宋体" w:hAnsi="宋体"/>
          <w:bCs/>
          <w:color w:val="000000"/>
          <w:sz w:val="18"/>
          <w:szCs w:val="18"/>
        </w:rPr>
      </w:pPr>
      <w:r>
        <w:rPr>
          <w:rFonts w:hint="eastAsia" w:ascii="宋体" w:hAnsi="宋体"/>
          <w:bCs/>
          <w:color w:val="000000"/>
          <w:sz w:val="18"/>
          <w:szCs w:val="18"/>
        </w:rPr>
        <w:t>（十）</w:t>
      </w:r>
      <w:bookmarkStart w:id="15" w:name="_Hlk195030614"/>
      <w:r>
        <w:rPr>
          <w:rFonts w:hint="eastAsia" w:ascii="宋体" w:hAnsi="宋体"/>
          <w:bCs/>
          <w:color w:val="000000"/>
          <w:sz w:val="18"/>
          <w:szCs w:val="18"/>
        </w:rPr>
        <w:t>本规则是《中国电信股份有限公司上海分公司智云随选-开店宝基础版套餐申请登记表》（“《申请登记表》”）的组成部分，用户在《申请登记表》上盖章即表示认可本规则内容</w:t>
      </w:r>
      <w:bookmarkEnd w:id="15"/>
      <w:r>
        <w:rPr>
          <w:rFonts w:hint="eastAsia" w:ascii="宋体" w:hAnsi="宋体"/>
          <w:bCs/>
          <w:color w:val="000000"/>
          <w:sz w:val="18"/>
          <w:szCs w:val="18"/>
        </w:rPr>
        <w:t>。</w:t>
      </w:r>
    </w:p>
    <w:p w14:paraId="4AC79E14">
      <w:pPr>
        <w:widowControl/>
        <w:jc w:val="left"/>
        <w:rPr>
          <w:rFonts w:ascii="宋体" w:hAnsi="宋体"/>
          <w:bCs/>
          <w:color w:val="000000"/>
          <w:sz w:val="18"/>
          <w:szCs w:val="18"/>
        </w:rPr>
      </w:pPr>
    </w:p>
    <w:p w14:paraId="2E78B3D4">
      <w:pPr>
        <w:widowControl/>
        <w:jc w:val="left"/>
        <w:rPr>
          <w:rFonts w:ascii="宋体" w:hAnsi="宋体"/>
          <w:bCs/>
          <w:color w:val="000000"/>
          <w:sz w:val="18"/>
          <w:szCs w:val="18"/>
        </w:rPr>
      </w:pPr>
    </w:p>
    <w:p w14:paraId="22B018C6">
      <w:pPr>
        <w:widowControl/>
        <w:jc w:val="left"/>
        <w:rPr>
          <w:rFonts w:ascii="宋体" w:hAnsi="宋体"/>
          <w:bCs/>
          <w:color w:val="000000"/>
          <w:sz w:val="18"/>
          <w:szCs w:val="18"/>
        </w:rPr>
      </w:pPr>
    </w:p>
    <w:p w14:paraId="6C78ACB7">
      <w:pPr>
        <w:widowControl/>
        <w:jc w:val="left"/>
        <w:rPr>
          <w:rFonts w:ascii="宋体" w:hAnsi="宋体"/>
          <w:bCs/>
          <w:color w:val="000000"/>
          <w:sz w:val="18"/>
          <w:szCs w:val="18"/>
        </w:rPr>
      </w:pPr>
    </w:p>
    <w:p w14:paraId="2CD870F3">
      <w:pPr>
        <w:widowControl/>
        <w:jc w:val="left"/>
        <w:rPr>
          <w:rFonts w:ascii="宋体" w:hAnsi="宋体"/>
          <w:bCs/>
          <w:color w:val="000000"/>
          <w:sz w:val="18"/>
          <w:szCs w:val="18"/>
        </w:rPr>
      </w:pPr>
    </w:p>
    <w:p w14:paraId="245B3348">
      <w:pPr>
        <w:widowControl/>
        <w:jc w:val="left"/>
        <w:rPr>
          <w:rFonts w:ascii="宋体" w:hAnsi="宋体"/>
          <w:bCs/>
          <w:color w:val="000000"/>
          <w:sz w:val="18"/>
          <w:szCs w:val="18"/>
        </w:rPr>
      </w:pPr>
    </w:p>
    <w:p w14:paraId="79FEC5E7">
      <w:pPr>
        <w:widowControl/>
        <w:jc w:val="left"/>
        <w:rPr>
          <w:rFonts w:ascii="宋体" w:hAnsi="宋体"/>
          <w:bCs/>
          <w:color w:val="000000"/>
          <w:sz w:val="18"/>
          <w:szCs w:val="18"/>
        </w:rPr>
      </w:pPr>
    </w:p>
    <w:p w14:paraId="57197D85">
      <w:pPr>
        <w:widowControl/>
        <w:jc w:val="left"/>
        <w:rPr>
          <w:rFonts w:ascii="宋体" w:hAnsi="宋体"/>
          <w:bCs/>
          <w:color w:val="000000"/>
          <w:sz w:val="18"/>
          <w:szCs w:val="18"/>
        </w:rPr>
      </w:pPr>
    </w:p>
    <w:p w14:paraId="3A070868">
      <w:pPr>
        <w:jc w:val="center"/>
        <w:rPr>
          <w:rFonts w:ascii="宋体" w:hAnsi="宋体"/>
          <w:color w:val="000000"/>
          <w:szCs w:val="21"/>
        </w:rPr>
      </w:pPr>
      <w:bookmarkStart w:id="16" w:name="_Hlk192518858"/>
    </w:p>
    <w:bookmarkEnd w:id="16"/>
    <w:p w14:paraId="65F6AD6D">
      <w:pPr>
        <w:jc w:val="left"/>
        <w:rPr>
          <w:rFonts w:ascii="宋体" w:hAnsi="宋体"/>
          <w:b/>
          <w:color w:val="000000"/>
          <w:sz w:val="18"/>
          <w:szCs w:val="18"/>
        </w:rPr>
      </w:pPr>
    </w:p>
    <w:p w14:paraId="026E0048">
      <w:pPr>
        <w:jc w:val="center"/>
        <w:rPr>
          <w:rFonts w:ascii="宋体" w:hAnsi="宋体"/>
          <w:color w:val="000000"/>
          <w:szCs w:val="21"/>
        </w:rPr>
      </w:pPr>
      <w:r>
        <w:rPr>
          <w:rFonts w:hint="eastAsia" w:ascii="宋体" w:hAnsi="宋体"/>
          <w:color w:val="000000"/>
          <w:szCs w:val="21"/>
        </w:rPr>
        <w:t>中国电信股份有限公司上海分公司</w:t>
      </w:r>
    </w:p>
    <w:p w14:paraId="78B01CA1">
      <w:pPr>
        <w:spacing w:line="360" w:lineRule="auto"/>
        <w:ind w:left="180"/>
        <w:jc w:val="center"/>
        <w:rPr>
          <w:rFonts w:ascii="宋体" w:hAnsi="宋体"/>
          <w:color w:val="000000"/>
          <w:szCs w:val="21"/>
        </w:rPr>
      </w:pPr>
      <w:r>
        <w:rPr>
          <w:rFonts w:hint="eastAsia" w:ascii="宋体" w:hAnsi="宋体"/>
          <w:color w:val="000000"/>
          <w:szCs w:val="21"/>
        </w:rPr>
        <w:t>慧推广权益包营销规则</w:t>
      </w:r>
    </w:p>
    <w:p w14:paraId="4DE16BF3">
      <w:pPr>
        <w:widowControl/>
        <w:spacing w:line="300" w:lineRule="exact"/>
        <w:jc w:val="left"/>
        <w:rPr>
          <w:rFonts w:ascii="宋体" w:hAnsi="宋体"/>
          <w:color w:val="000000"/>
          <w:szCs w:val="21"/>
        </w:rPr>
      </w:pPr>
      <w:r>
        <w:rPr>
          <w:rFonts w:hint="eastAsia" w:ascii="宋体" w:hAnsi="宋体" w:cs="宋体"/>
          <w:color w:val="000000"/>
          <w:kern w:val="0"/>
          <w:sz w:val="18"/>
          <w:szCs w:val="18"/>
          <w:lang w:bidi="ar"/>
        </w:rPr>
        <w:t>甲方（客户）基于对乙方(</w:t>
      </w:r>
      <w:r>
        <w:rPr>
          <w:rFonts w:hint="eastAsia" w:ascii="宋体" w:hAnsi="宋体"/>
          <w:bCs/>
          <w:color w:val="000000"/>
          <w:sz w:val="18"/>
          <w:szCs w:val="18"/>
        </w:rPr>
        <w:t>中国电信股份有限公司上海分公司)</w:t>
      </w:r>
      <w:r>
        <w:rPr>
          <w:rFonts w:hint="eastAsia" w:ascii="宋体" w:hAnsi="宋体" w:cs="宋体"/>
          <w:color w:val="000000"/>
          <w:kern w:val="0"/>
          <w:sz w:val="18"/>
          <w:szCs w:val="18"/>
          <w:lang w:bidi="ar"/>
        </w:rPr>
        <w:t xml:space="preserve">本受理单中所勾选的业务项目的了解和需求，经过慎重考虑和选择，自愿选用乙方提供的业务。甲、乙双方本着平等、自愿、互惠的原则，签订本协议。 </w:t>
      </w:r>
    </w:p>
    <w:p w14:paraId="72C1A983">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 xml:space="preserve"> 1、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w:t>
      </w:r>
    </w:p>
    <w:p w14:paraId="13513C74">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2、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w:t>
      </w:r>
    </w:p>
    <w:p w14:paraId="5B027347">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3、乙方每月10日前（遇节假日顺延）根据甲方上月订购情况自动发送纸质账单。甲方收到乙方账单后应在当月付清相关费用，并可要求乙方开具增值税发票。</w:t>
      </w:r>
    </w:p>
    <w:p w14:paraId="300EE370">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4、</w:t>
      </w:r>
      <w:r>
        <w:rPr>
          <w:rFonts w:hint="eastAsia" w:ascii="宋体" w:hAnsi="宋体" w:cs="宋体"/>
          <w:b/>
          <w:bCs/>
          <w:color w:val="000000"/>
          <w:kern w:val="0"/>
          <w:sz w:val="18"/>
          <w:szCs w:val="18"/>
          <w:lang w:bidi="ar"/>
        </w:rPr>
        <w:t>甲方勾选的业务均为付费业务。如甲方逾期付费，乙方有权加收每个日历日3‰的违约金；如甲方超过30个日历日仍未交纳应交费用，乙方有权暂停向甲方提供服务，在暂停服务60个日历日内甲方仍未补交应交费用，乙方有权对甲方终止提供服务，并依法追缴欠费及违约金。</w:t>
      </w:r>
    </w:p>
    <w:p w14:paraId="20274A27">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5、用户须知</w:t>
      </w:r>
    </w:p>
    <w:p w14:paraId="6AE92D68">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（1）</w:t>
      </w:r>
      <w:r>
        <w:rPr>
          <w:rFonts w:hint="eastAsia" w:ascii="宋体" w:hAnsi="宋体" w:cs="宋体"/>
          <w:b/>
          <w:bCs/>
          <w:color w:val="000000"/>
          <w:kern w:val="0"/>
          <w:sz w:val="18"/>
          <w:szCs w:val="18"/>
          <w:lang w:bidi="ar"/>
        </w:rPr>
        <w:t>用户办理慧推广业务，开通当月免费使用，退订当月按天折算收取套餐费，费用四舍五入到分，按实际使用天数计算，若用户在免费当月退订，则12个月内不可再次享受同类优惠，业务开通和退订当月均可全量享受相应业务量。</w:t>
      </w:r>
    </w:p>
    <w:p w14:paraId="491863D2">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（2）开通慧推广业务，</w:t>
      </w:r>
      <w:r>
        <w:rPr>
          <w:rFonts w:hint="eastAsia" w:ascii="宋体" w:hAnsi="宋体" w:cs="宋体"/>
          <w:b/>
          <w:bCs/>
          <w:color w:val="000000"/>
          <w:kern w:val="0"/>
          <w:sz w:val="18"/>
          <w:szCs w:val="18"/>
          <w:lang w:bidi="ar"/>
        </w:rPr>
        <w:t>如客户自行提供发布的海报、视频等，应保证拥有完全的知识产权，如因此产生任何纠纷由客户自行承担，中国电信上海公司不承担任何法律责任。</w:t>
      </w:r>
    </w:p>
    <w:p w14:paraId="6DE139F6">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（3）慧推广客户服务号码：10000或4008018114。</w:t>
      </w:r>
    </w:p>
    <w:p w14:paraId="3E6B55A8">
      <w:pPr>
        <w:widowControl/>
        <w:spacing w:line="300" w:lineRule="exact"/>
        <w:jc w:val="left"/>
        <w:rPr>
          <w:rFonts w:ascii="宋体" w:hAnsi="宋体" w:cs="宋体"/>
          <w:b/>
          <w:bCs/>
          <w:color w:val="000000"/>
          <w:kern w:val="0"/>
          <w:sz w:val="18"/>
          <w:szCs w:val="18"/>
          <w:lang w:bidi="ar"/>
        </w:rPr>
      </w:pPr>
      <w:r>
        <w:rPr>
          <w:rFonts w:hint="eastAsia" w:ascii="宋体" w:hAnsi="宋体" w:cs="宋体"/>
          <w:color w:val="000000"/>
          <w:kern w:val="0"/>
          <w:sz w:val="18"/>
          <w:szCs w:val="18"/>
          <w:lang w:bidi="ar"/>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kern w:val="0"/>
          <w:sz w:val="18"/>
          <w:szCs w:val="18"/>
          <w:lang w:bidi="ar"/>
        </w:rPr>
        <w:t>甲方承担由于违反上述保证而引起的一切责任，一经发现有以上违规发送行为，乙方有权立即停止服务。</w:t>
      </w:r>
    </w:p>
    <w:p w14:paraId="54BB8FC3">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（5）因甲方提供虚假证明材料造成广告作品侵犯第三方合法权益的，甲方承担全部责任。</w:t>
      </w:r>
    </w:p>
    <w:p w14:paraId="0465B4C9">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6）甲方应向乙方提交广告样件（样稿或样带）所涉及的他人民事权利的合法使用许可证明。广告内容中有使用他人名义、形象的，应事先取得他人的书面同意；使用无民事行为能力人、限制民事行为能力人的名义、形象的，应当事先取得其监护人的书面同意；禁止无民事行为能力人在广告中作为代言人出现。</w:t>
      </w:r>
    </w:p>
    <w:p w14:paraId="6B80084B">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6、乙方因不可抗力而不能执行本协议的部分或全部条款，无需承担任何责任。不可抗力包括：地震、洪水、战争、军事行动、自然灾害、法律和政府政策等不可抗的因素。</w:t>
      </w:r>
    </w:p>
    <w:p w14:paraId="7D875053">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7、因本协议发生的任何争议，双方应首先协商解决。无法协商解决的，任何一方应向</w:t>
      </w:r>
      <w:r>
        <w:rPr>
          <w:rFonts w:hint="eastAsia" w:ascii="宋体" w:hAnsi="宋体" w:cs="宋体"/>
          <w:b/>
          <w:bCs/>
          <w:color w:val="000000"/>
          <w:kern w:val="0"/>
          <w:sz w:val="18"/>
          <w:szCs w:val="18"/>
          <w:lang w:bidi="ar"/>
        </w:rPr>
        <w:t>乙方所在地</w:t>
      </w:r>
      <w:r>
        <w:rPr>
          <w:rFonts w:hint="eastAsia" w:ascii="宋体" w:hAnsi="宋体" w:cs="宋体"/>
          <w:color w:val="000000"/>
          <w:kern w:val="0"/>
          <w:sz w:val="18"/>
          <w:szCs w:val="18"/>
          <w:lang w:bidi="ar"/>
        </w:rPr>
        <w:t>的人民法院提起诉讼。</w:t>
      </w:r>
    </w:p>
    <w:p w14:paraId="07BF6B4E">
      <w:pPr>
        <w:widowControl/>
        <w:spacing w:line="300" w:lineRule="exact"/>
        <w:jc w:val="left"/>
        <w:rPr>
          <w:color w:val="000000"/>
          <w:sz w:val="18"/>
          <w:szCs w:val="18"/>
        </w:rPr>
      </w:pPr>
      <w:r>
        <w:rPr>
          <w:rFonts w:hint="eastAsia" w:ascii="宋体" w:hAnsi="宋体" w:cs="宋体"/>
          <w:color w:val="000000"/>
          <w:kern w:val="0"/>
          <w:sz w:val="18"/>
          <w:szCs w:val="18"/>
          <w:lang w:bidi="ar"/>
        </w:rPr>
        <w:t>8、本规则是《中国电信股份有限公司上海分公司智云随选-开店宝基础版套餐申请登记表》（“《申请登记表》”）的组成部分，用户在《申请登记表》上盖章即表示认可本规则内容。</w:t>
      </w:r>
    </w:p>
    <w:tbl>
      <w:tblPr>
        <w:tblStyle w:val="10"/>
        <w:tblW w:w="8401" w:type="dxa"/>
        <w:tblInd w:w="0" w:type="dxa"/>
        <w:tblLayout w:type="fixed"/>
        <w:tblCellMar>
          <w:top w:w="0" w:type="dxa"/>
          <w:left w:w="108" w:type="dxa"/>
          <w:bottom w:w="0" w:type="dxa"/>
          <w:right w:w="108" w:type="dxa"/>
        </w:tblCellMar>
      </w:tblPr>
      <w:tblGrid>
        <w:gridCol w:w="2100"/>
        <w:gridCol w:w="2100"/>
        <w:gridCol w:w="2100"/>
        <w:gridCol w:w="2101"/>
      </w:tblGrid>
      <w:tr w14:paraId="1F9A8A39">
        <w:tblPrEx>
          <w:tblCellMar>
            <w:top w:w="0" w:type="dxa"/>
            <w:left w:w="108" w:type="dxa"/>
            <w:bottom w:w="0" w:type="dxa"/>
            <w:right w:w="108" w:type="dxa"/>
          </w:tblCellMar>
        </w:tblPrEx>
        <w:trPr>
          <w:trHeight w:val="90" w:hRule="atLeast"/>
        </w:trPr>
        <w:tc>
          <w:tcPr>
            <w:tcW w:w="8401" w:type="dxa"/>
            <w:gridSpan w:val="4"/>
            <w:tcBorders>
              <w:top w:val="single" w:color="000000" w:sz="4" w:space="0"/>
              <w:left w:val="single" w:color="000000" w:sz="4" w:space="0"/>
              <w:bottom w:val="single" w:color="000000" w:sz="4" w:space="0"/>
              <w:right w:val="single" w:color="000000" w:sz="4" w:space="0"/>
            </w:tcBorders>
            <w:noWrap/>
            <w:vAlign w:val="center"/>
          </w:tcPr>
          <w:p w14:paraId="44AAE06A">
            <w:pPr>
              <w:widowControl/>
              <w:ind w:right="-15" w:rightChars="-7"/>
              <w:jc w:val="center"/>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开通业务号码</w:t>
            </w:r>
          </w:p>
        </w:tc>
      </w:tr>
      <w:tr w14:paraId="4DFDBAF6">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1CF7A06E">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223FFEF2">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20681291">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504EC7CB">
            <w:pPr>
              <w:jc w:val="center"/>
              <w:rPr>
                <w:rFonts w:ascii="华文细黑" w:hAnsi="华文细黑" w:eastAsia="华文细黑" w:cs="华文细黑"/>
                <w:color w:val="000000"/>
                <w:sz w:val="18"/>
                <w:szCs w:val="18"/>
              </w:rPr>
            </w:pPr>
          </w:p>
        </w:tc>
      </w:tr>
      <w:tr w14:paraId="095BA896">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6085708B">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3887AD0E">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181E3308">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6413EE01">
            <w:pPr>
              <w:jc w:val="center"/>
              <w:rPr>
                <w:rFonts w:ascii="华文细黑" w:hAnsi="华文细黑" w:eastAsia="华文细黑" w:cs="华文细黑"/>
                <w:color w:val="000000"/>
                <w:sz w:val="18"/>
                <w:szCs w:val="18"/>
              </w:rPr>
            </w:pPr>
          </w:p>
        </w:tc>
      </w:tr>
      <w:tr w14:paraId="3528675E">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43D7E966">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0137B122">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07EA8329">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7545CBA4">
            <w:pPr>
              <w:jc w:val="center"/>
              <w:rPr>
                <w:rFonts w:ascii="华文细黑" w:hAnsi="华文细黑" w:eastAsia="华文细黑" w:cs="华文细黑"/>
                <w:color w:val="000000"/>
                <w:sz w:val="18"/>
                <w:szCs w:val="18"/>
              </w:rPr>
            </w:pPr>
          </w:p>
        </w:tc>
      </w:tr>
    </w:tbl>
    <w:p w14:paraId="7F9B5FDA">
      <w:pPr>
        <w:jc w:val="left"/>
        <w:rPr>
          <w:rFonts w:ascii="宋体" w:hAnsi="宋体"/>
          <w:b/>
          <w:color w:val="000000"/>
          <w:sz w:val="18"/>
          <w:szCs w:val="18"/>
        </w:rPr>
      </w:pPr>
      <w:r>
        <w:rPr>
          <w:rFonts w:hint="eastAsia" w:ascii="宋体" w:hAnsi="宋体"/>
          <w:b/>
          <w:color w:val="000000"/>
          <w:sz w:val="18"/>
          <w:szCs w:val="18"/>
        </w:rPr>
        <w:t>注：业务号码填写完成后，请将多余空格划去。</w:t>
      </w:r>
    </w:p>
    <w:p w14:paraId="412B8E0E">
      <w:pPr>
        <w:jc w:val="center"/>
        <w:rPr>
          <w:rFonts w:hint="eastAsia" w:ascii="宋体" w:hAnsi="宋体" w:eastAsia="宋体" w:cs="宋体"/>
          <w:b/>
          <w:sz w:val="32"/>
          <w:szCs w:val="32"/>
        </w:rPr>
      </w:pPr>
    </w:p>
    <w:p w14:paraId="00CD5231">
      <w:pPr>
        <w:jc w:val="center"/>
        <w:rPr>
          <w:rFonts w:hint="eastAsia" w:ascii="宋体" w:hAnsi="宋体" w:eastAsia="宋体" w:cs="宋体"/>
          <w:b/>
          <w:sz w:val="32"/>
          <w:szCs w:val="32"/>
        </w:rPr>
      </w:pPr>
    </w:p>
    <w:p w14:paraId="70D4A631">
      <w:pPr>
        <w:jc w:val="center"/>
        <w:rPr>
          <w:rFonts w:hint="eastAsia" w:ascii="宋体" w:hAnsi="宋体" w:eastAsia="宋体" w:cs="宋体"/>
          <w:b/>
          <w:sz w:val="32"/>
          <w:szCs w:val="32"/>
        </w:rPr>
      </w:pPr>
      <w:r>
        <w:rPr>
          <w:rFonts w:hint="eastAsia" w:ascii="宋体" w:hAnsi="宋体" w:eastAsia="宋体" w:cs="宋体"/>
          <w:b/>
          <w:sz w:val="32"/>
          <w:szCs w:val="32"/>
        </w:rPr>
        <w:t>授权委托书</w:t>
      </w:r>
    </w:p>
    <w:p w14:paraId="7C5A23A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4863B5D1">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（新装/移机/变更</w:t>
      </w:r>
      <w:r>
        <w:rPr>
          <w:rFonts w:hint="eastAsia" w:ascii="宋体" w:hAnsi="宋体" w:eastAsia="宋体" w:cs="宋体"/>
          <w:sz w:val="22"/>
          <w:szCs w:val="22"/>
          <w:lang w:val="en-US" w:eastAsia="zh-CN"/>
        </w:rPr>
        <w:t>/改性能/拆机</w:t>
      </w:r>
      <w:r>
        <w:rPr>
          <w:rFonts w:hint="eastAsia" w:ascii="宋体" w:hAnsi="宋体" w:eastAsia="宋体" w:cs="宋体"/>
          <w:sz w:val="22"/>
          <w:szCs w:val="22"/>
        </w:rPr>
        <w:t>）事宜，本单位使用上述业务用于：</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w:t>
      </w:r>
    </w:p>
    <w:p w14:paraId="5E17ABA2">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1487E412">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14:paraId="0DD02B8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5DE1C78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1A3E679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56037259">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2E89B7BC">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55DC0B70">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1EA837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23D1BD2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07CE580">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65E94A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49AB950E">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7D9C45BA">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6F727CC9">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14:paraId="7131E7D6">
      <w:pPr>
        <w:spacing w:line="360" w:lineRule="auto"/>
        <w:ind w:right="1400"/>
        <w:jc w:val="center"/>
        <w:rPr>
          <w:szCs w:val="21"/>
        </w:rPr>
      </w:pPr>
    </w:p>
    <w:p w14:paraId="283D7155">
      <w:pPr>
        <w:widowControl/>
        <w:jc w:val="left"/>
        <w:rPr>
          <w:rFonts w:hint="eastAsia" w:ascii="宋体" w:hAnsi="宋体"/>
          <w:bCs/>
          <w:color w:val="000000" w:themeColor="text1"/>
          <w:sz w:val="18"/>
          <w:szCs w:val="18"/>
          <w14:textFill>
            <w14:solidFill>
              <w14:schemeClr w14:val="tx1"/>
            </w14:solidFill>
          </w14:textFill>
        </w:rPr>
      </w:pPr>
    </w:p>
    <w:sectPr>
      <w:footerReference r:id="rId5" w:type="default"/>
      <w:pgSz w:w="11906" w:h="16838"/>
      <w:pgMar w:top="102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45793">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FBF616">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2FBF616">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w:t>
    </w:r>
    <w:r>
      <w:rPr>
        <w:rFonts w:hint="eastAsia"/>
        <w:lang w:val="en-US" w:eastAsia="zh-CN"/>
      </w:rPr>
      <w:t>请每页都加盖完整公章</w:t>
    </w:r>
    <w:r>
      <w:rPr>
        <w:rFonts w:hint="eastAsia"/>
        <w:lang w:eastAsia="zh-CN"/>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19123D"/>
    <w:multiLevelType w:val="multilevel"/>
    <w:tmpl w:val="8E19123D"/>
    <w:lvl w:ilvl="0" w:tentative="0">
      <w:start w:val="1"/>
      <w:numFmt w:val="chineseCountingThousand"/>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
    <w:nsid w:val="94F95129"/>
    <w:multiLevelType w:val="singleLevel"/>
    <w:tmpl w:val="94F95129"/>
    <w:lvl w:ilvl="0" w:tentative="0">
      <w:start w:val="1"/>
      <w:numFmt w:val="decimal"/>
      <w:suff w:val="nothing"/>
      <w:lvlText w:val="（%1）"/>
      <w:lvlJc w:val="left"/>
    </w:lvl>
  </w:abstractNum>
  <w:abstractNum w:abstractNumId="2">
    <w:nsid w:val="05E67518"/>
    <w:multiLevelType w:val="multilevel"/>
    <w:tmpl w:val="05E67518"/>
    <w:lvl w:ilvl="0" w:tentative="0">
      <w:start w:val="1"/>
      <w:numFmt w:val="decimal"/>
      <w:lvlText w:val="%1."/>
      <w:lvlJc w:val="left"/>
      <w:pPr>
        <w:ind w:left="420" w:hanging="420"/>
      </w:pPr>
      <w:rPr>
        <w:rFonts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DF0BE0"/>
    <w:multiLevelType w:val="singleLevel"/>
    <w:tmpl w:val="21DF0BE0"/>
    <w:lvl w:ilvl="0" w:tentative="0">
      <w:start w:val="1"/>
      <w:numFmt w:val="chineseCounting"/>
      <w:suff w:val="nothing"/>
      <w:lvlText w:val="%1、"/>
      <w:lvlJc w:val="left"/>
      <w:rPr>
        <w:rFonts w:hint="eastAsia"/>
      </w:rPr>
    </w:lvl>
  </w:abstractNum>
  <w:abstractNum w:abstractNumId="4">
    <w:nsid w:val="38E85D3D"/>
    <w:multiLevelType w:val="multilevel"/>
    <w:tmpl w:val="38E85D3D"/>
    <w:lvl w:ilvl="0" w:tentative="0">
      <w:start w:val="1"/>
      <w:numFmt w:val="lowerLetter"/>
      <w:lvlText w:val="%1)"/>
      <w:lvlJc w:val="left"/>
      <w:pPr>
        <w:tabs>
          <w:tab w:val="left" w:pos="420"/>
        </w:tabs>
        <w:ind w:left="839" w:hanging="419"/>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44710DB"/>
    <w:multiLevelType w:val="multilevel"/>
    <w:tmpl w:val="444710DB"/>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4A0E41BB"/>
    <w:multiLevelType w:val="multilevel"/>
    <w:tmpl w:val="4A0E41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FCF077B"/>
    <w:multiLevelType w:val="multilevel"/>
    <w:tmpl w:val="4FCF077B"/>
    <w:lvl w:ilvl="0" w:tentative="0">
      <w:start w:val="1"/>
      <w:numFmt w:val="chineseCountingThousand"/>
      <w:lvlText w:val="(%1)"/>
      <w:lvlJc w:val="left"/>
      <w:pPr>
        <w:tabs>
          <w:tab w:val="left" w:pos="420"/>
        </w:tabs>
        <w:ind w:left="420" w:hanging="420"/>
      </w:pPr>
      <w:rPr>
        <w:b/>
        <w:bCs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54160AA8"/>
    <w:multiLevelType w:val="multilevel"/>
    <w:tmpl w:val="54160AA8"/>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5"/>
  </w:num>
  <w:num w:numId="2">
    <w:abstractNumId w:val="6"/>
  </w:num>
  <w:num w:numId="3">
    <w:abstractNumId w:val="7"/>
  </w:num>
  <w:num w:numId="4">
    <w:abstractNumId w:val="4"/>
  </w:num>
  <w:num w:numId="5">
    <w:abstractNumId w:val="8"/>
  </w:num>
  <w:num w:numId="6">
    <w:abstractNumId w:val="3"/>
  </w:num>
  <w:num w:numId="7">
    <w:abstractNumId w:val="0"/>
  </w:num>
  <w:num w:numId="8">
    <w:abstractNumId w:val="1"/>
  </w:num>
  <w:num w:numId="9">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天胤 李">
    <w15:presenceInfo w15:providerId="None" w15:userId="天胤 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19"/>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YzMDMwYjgyNzIyZGYwYzg0MTc4MmQ4M2M0YjUwZmUifQ=="/>
  </w:docVars>
  <w:rsids>
    <w:rsidRoot w:val="0099304E"/>
    <w:rsid w:val="00012CE1"/>
    <w:rsid w:val="00020A63"/>
    <w:rsid w:val="00025E69"/>
    <w:rsid w:val="0005085E"/>
    <w:rsid w:val="00093B68"/>
    <w:rsid w:val="000A16E5"/>
    <w:rsid w:val="000C49D9"/>
    <w:rsid w:val="000D0FCE"/>
    <w:rsid w:val="00110C81"/>
    <w:rsid w:val="001326CD"/>
    <w:rsid w:val="0014172A"/>
    <w:rsid w:val="0014244E"/>
    <w:rsid w:val="0015173D"/>
    <w:rsid w:val="00156A0F"/>
    <w:rsid w:val="00186D3C"/>
    <w:rsid w:val="001A12D2"/>
    <w:rsid w:val="001C7061"/>
    <w:rsid w:val="001E0F6E"/>
    <w:rsid w:val="001E54BF"/>
    <w:rsid w:val="001F4AA4"/>
    <w:rsid w:val="001F6C1A"/>
    <w:rsid w:val="0020591B"/>
    <w:rsid w:val="00217F9F"/>
    <w:rsid w:val="00236A9C"/>
    <w:rsid w:val="0026283D"/>
    <w:rsid w:val="00295811"/>
    <w:rsid w:val="002E6934"/>
    <w:rsid w:val="002F1E3C"/>
    <w:rsid w:val="00311B2D"/>
    <w:rsid w:val="0031498B"/>
    <w:rsid w:val="00315061"/>
    <w:rsid w:val="003416AB"/>
    <w:rsid w:val="00342D15"/>
    <w:rsid w:val="00386C80"/>
    <w:rsid w:val="003A29ED"/>
    <w:rsid w:val="003D2A6A"/>
    <w:rsid w:val="003F7E3B"/>
    <w:rsid w:val="004021E8"/>
    <w:rsid w:val="004512FB"/>
    <w:rsid w:val="00460AF2"/>
    <w:rsid w:val="00471669"/>
    <w:rsid w:val="004A04FD"/>
    <w:rsid w:val="004B139B"/>
    <w:rsid w:val="004C7FF1"/>
    <w:rsid w:val="004E6EF4"/>
    <w:rsid w:val="004F3509"/>
    <w:rsid w:val="004F75CF"/>
    <w:rsid w:val="00533C53"/>
    <w:rsid w:val="00537123"/>
    <w:rsid w:val="005606E1"/>
    <w:rsid w:val="00591437"/>
    <w:rsid w:val="00595599"/>
    <w:rsid w:val="005A1387"/>
    <w:rsid w:val="005A38F9"/>
    <w:rsid w:val="005A3F03"/>
    <w:rsid w:val="005A5193"/>
    <w:rsid w:val="005B5270"/>
    <w:rsid w:val="005D0823"/>
    <w:rsid w:val="005D1218"/>
    <w:rsid w:val="005E6E6F"/>
    <w:rsid w:val="0065736E"/>
    <w:rsid w:val="00667559"/>
    <w:rsid w:val="00687A64"/>
    <w:rsid w:val="006A5CD3"/>
    <w:rsid w:val="006C48BA"/>
    <w:rsid w:val="006C5292"/>
    <w:rsid w:val="006D466A"/>
    <w:rsid w:val="006D7F87"/>
    <w:rsid w:val="006E2D14"/>
    <w:rsid w:val="006E6802"/>
    <w:rsid w:val="006F5BDB"/>
    <w:rsid w:val="00701259"/>
    <w:rsid w:val="00713C0A"/>
    <w:rsid w:val="007177EC"/>
    <w:rsid w:val="0077634E"/>
    <w:rsid w:val="0078127B"/>
    <w:rsid w:val="007973DF"/>
    <w:rsid w:val="007A0075"/>
    <w:rsid w:val="007F16AB"/>
    <w:rsid w:val="007F4E71"/>
    <w:rsid w:val="008215FE"/>
    <w:rsid w:val="0084565A"/>
    <w:rsid w:val="008500E0"/>
    <w:rsid w:val="00851EA8"/>
    <w:rsid w:val="00856B28"/>
    <w:rsid w:val="008655AB"/>
    <w:rsid w:val="0086636E"/>
    <w:rsid w:val="008831A1"/>
    <w:rsid w:val="00883A7B"/>
    <w:rsid w:val="008930AE"/>
    <w:rsid w:val="008A162E"/>
    <w:rsid w:val="008C240A"/>
    <w:rsid w:val="008E5850"/>
    <w:rsid w:val="00942D61"/>
    <w:rsid w:val="009454AE"/>
    <w:rsid w:val="00946CE7"/>
    <w:rsid w:val="0095087B"/>
    <w:rsid w:val="0099304E"/>
    <w:rsid w:val="00997A4B"/>
    <w:rsid w:val="009C4806"/>
    <w:rsid w:val="009E0668"/>
    <w:rsid w:val="00A420E5"/>
    <w:rsid w:val="00A441DA"/>
    <w:rsid w:val="00A44971"/>
    <w:rsid w:val="00A51A0E"/>
    <w:rsid w:val="00A868E1"/>
    <w:rsid w:val="00AB55B0"/>
    <w:rsid w:val="00AC1DED"/>
    <w:rsid w:val="00AC7D61"/>
    <w:rsid w:val="00AD1CC0"/>
    <w:rsid w:val="00B569AB"/>
    <w:rsid w:val="00B65D7F"/>
    <w:rsid w:val="00B72325"/>
    <w:rsid w:val="00B955A3"/>
    <w:rsid w:val="00BB3281"/>
    <w:rsid w:val="00BB73FD"/>
    <w:rsid w:val="00BC2577"/>
    <w:rsid w:val="00BD0EAE"/>
    <w:rsid w:val="00C26AFD"/>
    <w:rsid w:val="00C42F4F"/>
    <w:rsid w:val="00C46926"/>
    <w:rsid w:val="00C53415"/>
    <w:rsid w:val="00C60C6F"/>
    <w:rsid w:val="00C661A5"/>
    <w:rsid w:val="00C8522B"/>
    <w:rsid w:val="00CA5F12"/>
    <w:rsid w:val="00CD121F"/>
    <w:rsid w:val="00CF2192"/>
    <w:rsid w:val="00D1172C"/>
    <w:rsid w:val="00D177A0"/>
    <w:rsid w:val="00D55A65"/>
    <w:rsid w:val="00D94CB6"/>
    <w:rsid w:val="00D96400"/>
    <w:rsid w:val="00D96CD5"/>
    <w:rsid w:val="00DA1C3D"/>
    <w:rsid w:val="00DB081E"/>
    <w:rsid w:val="00DC241C"/>
    <w:rsid w:val="00DC70F2"/>
    <w:rsid w:val="00DE0700"/>
    <w:rsid w:val="00DE7FCD"/>
    <w:rsid w:val="00E11D3C"/>
    <w:rsid w:val="00E266A6"/>
    <w:rsid w:val="00E5360C"/>
    <w:rsid w:val="00E765BF"/>
    <w:rsid w:val="00E80A50"/>
    <w:rsid w:val="00E851F9"/>
    <w:rsid w:val="00E92181"/>
    <w:rsid w:val="00E93D05"/>
    <w:rsid w:val="00EA1627"/>
    <w:rsid w:val="00EA4D40"/>
    <w:rsid w:val="00EC6B31"/>
    <w:rsid w:val="00F1027C"/>
    <w:rsid w:val="00F17A1C"/>
    <w:rsid w:val="00F54497"/>
    <w:rsid w:val="00F9486B"/>
    <w:rsid w:val="00F96EE3"/>
    <w:rsid w:val="00FB1EE2"/>
    <w:rsid w:val="00FF2A04"/>
    <w:rsid w:val="011D4F4C"/>
    <w:rsid w:val="02226FBA"/>
    <w:rsid w:val="0A821835"/>
    <w:rsid w:val="0B5D6396"/>
    <w:rsid w:val="0D442147"/>
    <w:rsid w:val="0FFA1E6E"/>
    <w:rsid w:val="10D82413"/>
    <w:rsid w:val="12F078C3"/>
    <w:rsid w:val="14157276"/>
    <w:rsid w:val="15C1404B"/>
    <w:rsid w:val="17F92C21"/>
    <w:rsid w:val="18062DF3"/>
    <w:rsid w:val="1A6936B5"/>
    <w:rsid w:val="1C3579A5"/>
    <w:rsid w:val="1D112140"/>
    <w:rsid w:val="1D756A60"/>
    <w:rsid w:val="1FD372D9"/>
    <w:rsid w:val="26DE3AA3"/>
    <w:rsid w:val="26F23447"/>
    <w:rsid w:val="275D6B12"/>
    <w:rsid w:val="298567F4"/>
    <w:rsid w:val="29A0362E"/>
    <w:rsid w:val="2A7C3754"/>
    <w:rsid w:val="2BA56CDA"/>
    <w:rsid w:val="30FC114A"/>
    <w:rsid w:val="36CD17B7"/>
    <w:rsid w:val="39455BDF"/>
    <w:rsid w:val="396C7089"/>
    <w:rsid w:val="3A1A0F34"/>
    <w:rsid w:val="3B374C3C"/>
    <w:rsid w:val="3DD01E79"/>
    <w:rsid w:val="3E3A7ECA"/>
    <w:rsid w:val="42195526"/>
    <w:rsid w:val="44E328F5"/>
    <w:rsid w:val="451C2967"/>
    <w:rsid w:val="49B303BC"/>
    <w:rsid w:val="49BF3909"/>
    <w:rsid w:val="4A9D70A2"/>
    <w:rsid w:val="51F06651"/>
    <w:rsid w:val="52BB65D3"/>
    <w:rsid w:val="52F972DC"/>
    <w:rsid w:val="53C60A8C"/>
    <w:rsid w:val="565F7902"/>
    <w:rsid w:val="57A85717"/>
    <w:rsid w:val="5AEB7B37"/>
    <w:rsid w:val="5E2F405E"/>
    <w:rsid w:val="5FCC451D"/>
    <w:rsid w:val="607B7A2E"/>
    <w:rsid w:val="65A92947"/>
    <w:rsid w:val="678F23BD"/>
    <w:rsid w:val="6819208A"/>
    <w:rsid w:val="6892481D"/>
    <w:rsid w:val="69967665"/>
    <w:rsid w:val="6CB30550"/>
    <w:rsid w:val="6F956FC6"/>
    <w:rsid w:val="6FFB78B1"/>
    <w:rsid w:val="70D307BF"/>
    <w:rsid w:val="76965F55"/>
    <w:rsid w:val="77B07B65"/>
    <w:rsid w:val="78BD4522"/>
    <w:rsid w:val="7A670FD3"/>
    <w:rsid w:val="7D831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6"/>
    <w:autoRedefine/>
    <w:semiHidden/>
    <w:qFormat/>
    <w:uiPriority w:val="0"/>
    <w:pPr>
      <w:shd w:val="clear" w:color="auto" w:fill="000080"/>
    </w:pPr>
  </w:style>
  <w:style w:type="paragraph" w:styleId="3">
    <w:name w:val="annotation text"/>
    <w:basedOn w:val="1"/>
    <w:link w:val="22"/>
    <w:autoRedefine/>
    <w:unhideWhenUsed/>
    <w:qFormat/>
    <w:uiPriority w:val="99"/>
    <w:pPr>
      <w:jc w:val="left"/>
    </w:pPr>
  </w:style>
  <w:style w:type="paragraph" w:styleId="4">
    <w:name w:val="Balloon Text"/>
    <w:basedOn w:val="1"/>
    <w:link w:val="20"/>
    <w:autoRedefine/>
    <w:semiHidden/>
    <w:unhideWhenUsed/>
    <w:qFormat/>
    <w:uiPriority w:val="99"/>
    <w:rPr>
      <w:sz w:val="18"/>
      <w:szCs w:val="18"/>
    </w:rPr>
  </w:style>
  <w:style w:type="paragraph" w:styleId="5">
    <w:name w:val="footer"/>
    <w:basedOn w:val="1"/>
    <w:link w:val="19"/>
    <w:autoRedefine/>
    <w:unhideWhenUsed/>
    <w:qFormat/>
    <w:uiPriority w:val="99"/>
    <w:pPr>
      <w:tabs>
        <w:tab w:val="center" w:pos="4153"/>
        <w:tab w:val="right" w:pos="8306"/>
      </w:tabs>
      <w:snapToGrid w:val="0"/>
      <w:jc w:val="left"/>
    </w:pPr>
    <w:rPr>
      <w:sz w:val="18"/>
      <w:szCs w:val="18"/>
    </w:rPr>
  </w:style>
  <w:style w:type="paragraph" w:styleId="6">
    <w:name w:val="header"/>
    <w:basedOn w:val="1"/>
    <w:link w:val="1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8">
    <w:name w:val="Title"/>
    <w:basedOn w:val="1"/>
    <w:next w:val="1"/>
    <w:link w:val="25"/>
    <w:autoRedefine/>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3"/>
    <w:next w:val="3"/>
    <w:link w:val="23"/>
    <w:autoRedefine/>
    <w:semiHidden/>
    <w:unhideWhenUsed/>
    <w:qFormat/>
    <w:uiPriority w:val="99"/>
    <w:rPr>
      <w:b/>
      <w:bCs/>
    </w:rPr>
  </w:style>
  <w:style w:type="table" w:styleId="11">
    <w:name w:val="Table Grid"/>
    <w:basedOn w:val="10"/>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0"/>
    <w:rPr>
      <w:color w:val="0000FF"/>
      <w:u w:val="single"/>
    </w:rPr>
  </w:style>
  <w:style w:type="character" w:styleId="14">
    <w:name w:val="annotation reference"/>
    <w:basedOn w:val="12"/>
    <w:autoRedefine/>
    <w:semiHidden/>
    <w:unhideWhenUsed/>
    <w:qFormat/>
    <w:uiPriority w:val="99"/>
    <w:rPr>
      <w:sz w:val="21"/>
      <w:szCs w:val="21"/>
    </w:rPr>
  </w:style>
  <w:style w:type="paragraph" w:styleId="15">
    <w:name w:val="List Paragraph"/>
    <w:basedOn w:val="1"/>
    <w:qFormat/>
    <w:uiPriority w:val="34"/>
    <w:pPr>
      <w:ind w:firstLine="420" w:firstLineChars="200"/>
    </w:pPr>
  </w:style>
  <w:style w:type="character" w:customStyle="1" w:styleId="16">
    <w:name w:val="文档结构图 字符"/>
    <w:basedOn w:val="12"/>
    <w:link w:val="2"/>
    <w:autoRedefine/>
    <w:semiHidden/>
    <w:qFormat/>
    <w:uiPriority w:val="0"/>
    <w:rPr>
      <w:rFonts w:ascii="Times New Roman" w:hAnsi="Times New Roman" w:eastAsia="宋体" w:cs="Times New Roman"/>
      <w:szCs w:val="24"/>
      <w:shd w:val="clear" w:color="auto" w:fill="000080"/>
    </w:rPr>
  </w:style>
  <w:style w:type="character" w:styleId="17">
    <w:name w:val="Placeholder Text"/>
    <w:basedOn w:val="12"/>
    <w:autoRedefine/>
    <w:semiHidden/>
    <w:qFormat/>
    <w:uiPriority w:val="99"/>
    <w:rPr>
      <w:color w:val="808080"/>
    </w:rPr>
  </w:style>
  <w:style w:type="character" w:customStyle="1" w:styleId="18">
    <w:name w:val="页眉 字符"/>
    <w:basedOn w:val="12"/>
    <w:link w:val="6"/>
    <w:autoRedefine/>
    <w:qFormat/>
    <w:uiPriority w:val="99"/>
    <w:rPr>
      <w:rFonts w:ascii="Times New Roman" w:hAnsi="Times New Roman" w:eastAsia="宋体" w:cs="Times New Roman"/>
      <w:sz w:val="18"/>
      <w:szCs w:val="18"/>
    </w:rPr>
  </w:style>
  <w:style w:type="character" w:customStyle="1" w:styleId="19">
    <w:name w:val="页脚 字符"/>
    <w:basedOn w:val="12"/>
    <w:link w:val="5"/>
    <w:autoRedefine/>
    <w:qFormat/>
    <w:uiPriority w:val="99"/>
    <w:rPr>
      <w:rFonts w:ascii="Times New Roman" w:hAnsi="Times New Roman" w:eastAsia="宋体" w:cs="Times New Roman"/>
      <w:sz w:val="18"/>
      <w:szCs w:val="18"/>
    </w:rPr>
  </w:style>
  <w:style w:type="character" w:customStyle="1" w:styleId="20">
    <w:name w:val="批注框文本 字符"/>
    <w:basedOn w:val="12"/>
    <w:link w:val="4"/>
    <w:semiHidden/>
    <w:qFormat/>
    <w:uiPriority w:val="99"/>
    <w:rPr>
      <w:rFonts w:ascii="Times New Roman" w:hAnsi="Times New Roman" w:eastAsia="宋体" w:cs="Times New Roman"/>
      <w:sz w:val="18"/>
      <w:szCs w:val="18"/>
    </w:rPr>
  </w:style>
  <w:style w:type="paragraph" w:customStyle="1" w:styleId="21">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22">
    <w:name w:val="批注文字 字符"/>
    <w:basedOn w:val="12"/>
    <w:link w:val="3"/>
    <w:autoRedefine/>
    <w:qFormat/>
    <w:uiPriority w:val="99"/>
    <w:rPr>
      <w:rFonts w:ascii="Times New Roman" w:hAnsi="Times New Roman" w:eastAsia="宋体" w:cs="Times New Roman"/>
      <w:szCs w:val="24"/>
    </w:rPr>
  </w:style>
  <w:style w:type="character" w:customStyle="1" w:styleId="23">
    <w:name w:val="批注主题 字符"/>
    <w:basedOn w:val="22"/>
    <w:link w:val="9"/>
    <w:autoRedefine/>
    <w:semiHidden/>
    <w:qFormat/>
    <w:uiPriority w:val="99"/>
    <w:rPr>
      <w:rFonts w:ascii="Times New Roman" w:hAnsi="Times New Roman" w:eastAsia="宋体" w:cs="Times New Roman"/>
      <w:b/>
      <w:bCs/>
      <w:szCs w:val="24"/>
    </w:rPr>
  </w:style>
  <w:style w:type="character" w:customStyle="1" w:styleId="24">
    <w:name w:val="未处理的提及1"/>
    <w:basedOn w:val="12"/>
    <w:autoRedefine/>
    <w:semiHidden/>
    <w:unhideWhenUsed/>
    <w:qFormat/>
    <w:uiPriority w:val="99"/>
    <w:rPr>
      <w:color w:val="605E5C"/>
      <w:shd w:val="clear" w:color="auto" w:fill="E1DFDD"/>
    </w:rPr>
  </w:style>
  <w:style w:type="character" w:customStyle="1" w:styleId="25">
    <w:name w:val="标题 字符"/>
    <w:basedOn w:val="12"/>
    <w:link w:val="8"/>
    <w:qFormat/>
    <w:uiPriority w:val="10"/>
    <w:rPr>
      <w:rFonts w:asciiTheme="majorHAnsi" w:hAnsiTheme="majorHAnsi" w:eastAsiaTheme="majorEastAsia" w:cstheme="majorBidi"/>
      <w:b/>
      <w:bCs/>
      <w:sz w:val="32"/>
      <w:szCs w:val="32"/>
    </w:rPr>
  </w:style>
  <w:style w:type="character" w:customStyle="1" w:styleId="26">
    <w:name w:val="font41"/>
    <w:basedOn w:val="12"/>
    <w:autoRedefine/>
    <w:qFormat/>
    <w:uiPriority w:val="0"/>
    <w:rPr>
      <w:rFonts w:hint="eastAsia" w:ascii="华文细黑" w:hAnsi="华文细黑" w:eastAsia="华文细黑" w:cs="华文细黑"/>
      <w:color w:val="000000"/>
      <w:sz w:val="22"/>
      <w:szCs w:val="22"/>
      <w:u w:val="none"/>
    </w:rPr>
  </w:style>
  <w:style w:type="character" w:customStyle="1" w:styleId="27">
    <w:name w:val="font21"/>
    <w:basedOn w:val="12"/>
    <w:autoRedefine/>
    <w:qFormat/>
    <w:uiPriority w:val="0"/>
    <w:rPr>
      <w:rFonts w:hint="eastAsia" w:ascii="华文细黑" w:hAnsi="华文细黑" w:eastAsia="华文细黑" w:cs="华文细黑"/>
      <w:color w:val="000000"/>
      <w:sz w:val="22"/>
      <w:szCs w:val="22"/>
      <w:u w:val="none"/>
    </w:rPr>
  </w:style>
  <w:style w:type="character" w:customStyle="1" w:styleId="28">
    <w:name w:val="font31"/>
    <w:basedOn w:val="12"/>
    <w:qFormat/>
    <w:uiPriority w:val="0"/>
    <w:rPr>
      <w:rFonts w:hint="eastAsia" w:ascii="华文细黑" w:hAnsi="华文细黑" w:eastAsia="华文细黑" w:cs="华文细黑"/>
      <w:color w:val="000000"/>
      <w:sz w:val="22"/>
      <w:szCs w:val="22"/>
      <w:u w:val="none"/>
    </w:rPr>
  </w:style>
  <w:style w:type="paragraph" w:customStyle="1" w:styleId="29">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BFFAA0-709A-4343-AE79-95736E433475}">
  <ds:schemaRefs/>
</ds:datastoreItem>
</file>

<file path=docProps/app.xml><?xml version="1.0" encoding="utf-8"?>
<Properties xmlns="http://schemas.openxmlformats.org/officeDocument/2006/extended-properties" xmlns:vt="http://schemas.openxmlformats.org/officeDocument/2006/docPropsVTypes">
  <Template>Normal.dotm</Template>
  <Company>CT-SH</Company>
  <Pages>29</Pages>
  <Words>25107</Words>
  <Characters>26445</Characters>
  <Lines>234</Lines>
  <Paragraphs>65</Paragraphs>
  <TotalTime>10</TotalTime>
  <ScaleCrop>false</ScaleCrop>
  <LinksUpToDate>false</LinksUpToDate>
  <CharactersWithSpaces>26636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2024-01-02T08:03:00Z</dcterms:created>
  <dc:creator>沈旻瑶</dc:creator>
  <cp:lastModifiedBy>RW18918901252</cp:lastModifiedBy>
  <dcterms:modified xsi:type="dcterms:W3CDTF">2025-11-11T08:20:54Z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F9F4AD2C9F9A486BB340B67C7AB345B5_13</vt:lpwstr>
  </property>
  <property fmtid="{D5CDD505-2E9C-101B-9397-08002B2CF9AE}" pid="4" name="KSOTemplateDocerSaveRecord">
    <vt:lpwstr>eyJoZGlkIjoiMThhMTQ5ODYxYjkwODkwZWExYjU2YjQzYjc0ODQ5NTQiLCJ1c2VySWQiOiIxNzYwNjI0NDE3In0=</vt:lpwstr>
  </property>
</Properties>
</file>